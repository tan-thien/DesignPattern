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2" w:type="dxa"/>
        <w:tblInd w:w="210" w:type="dxa"/>
        <w:tblBorders>
          <w:top w:val="thickThinMediumGap" w:sz="24" w:space="0" w:color="0033CC"/>
          <w:left w:val="thickThinMediumGap" w:sz="24" w:space="0" w:color="0033CC"/>
          <w:bottom w:val="thinThickMediumGap" w:sz="24" w:space="0" w:color="0033CC"/>
          <w:right w:val="thinThickMediumGap" w:sz="24" w:space="0" w:color="0033CC"/>
        </w:tblBorders>
        <w:tblLook w:val="01E0" w:firstRow="1" w:lastRow="1" w:firstColumn="1" w:lastColumn="1" w:noHBand="0" w:noVBand="0"/>
      </w:tblPr>
      <w:tblGrid>
        <w:gridCol w:w="9472"/>
      </w:tblGrid>
      <w:tr w:rsidR="00801102" w:rsidRPr="00C12AC4" w14:paraId="2D4548D1" w14:textId="77777777">
        <w:trPr>
          <w:trHeight w:val="12660"/>
        </w:trPr>
        <w:tc>
          <w:tcPr>
            <w:tcW w:w="9472" w:type="dxa"/>
          </w:tcPr>
          <w:p w14:paraId="6A79F177" w14:textId="77777777" w:rsidR="00801102" w:rsidRPr="00B51AF4" w:rsidRDefault="00801102">
            <w:pPr>
              <w:tabs>
                <w:tab w:val="left" w:pos="0"/>
              </w:tabs>
              <w:jc w:val="center"/>
              <w:rPr>
                <w:b/>
                <w:spacing w:val="-8"/>
                <w:sz w:val="20"/>
                <w:szCs w:val="28"/>
              </w:rPr>
            </w:pPr>
          </w:p>
          <w:p w14:paraId="633144E9" w14:textId="77777777" w:rsidR="00801102" w:rsidRDefault="00801102">
            <w:pPr>
              <w:jc w:val="center"/>
            </w:pPr>
            <w:r w:rsidRPr="1BBEAF5C">
              <w:rPr>
                <w:b/>
                <w:bCs/>
                <w:spacing w:val="-8"/>
                <w:sz w:val="28"/>
                <w:szCs w:val="28"/>
              </w:rPr>
              <w:t>BỘ GIÁO DỤC VÀ ĐÀO TẠO</w:t>
            </w:r>
          </w:p>
          <w:p w14:paraId="742D97F3" w14:textId="77777777" w:rsidR="00801102" w:rsidRPr="00F26489" w:rsidRDefault="00801102">
            <w:pPr>
              <w:jc w:val="center"/>
              <w:rPr>
                <w:b/>
                <w:bCs/>
                <w:spacing w:val="-8"/>
                <w:sz w:val="32"/>
                <w:szCs w:val="32"/>
              </w:rPr>
            </w:pPr>
            <w:r w:rsidRPr="1BBEAF5C">
              <w:rPr>
                <w:b/>
                <w:bCs/>
                <w:spacing w:val="-8"/>
                <w:sz w:val="32"/>
                <w:szCs w:val="32"/>
              </w:rPr>
              <w:t>TRƯỜNG ĐẠI HỌC NGOẠI NGỮ - TIN HỌC TP. HỒ CHÍ MINH</w:t>
            </w:r>
          </w:p>
          <w:p w14:paraId="142B4868" w14:textId="77777777" w:rsidR="00801102" w:rsidRDefault="00801102">
            <w:pPr>
              <w:jc w:val="center"/>
              <w:rPr>
                <w:sz w:val="28"/>
                <w:szCs w:val="28"/>
              </w:rPr>
            </w:pPr>
            <w:r w:rsidRPr="1BBEAF5C">
              <w:rPr>
                <w:b/>
                <w:bCs/>
                <w:spacing w:val="-8"/>
                <w:sz w:val="32"/>
                <w:szCs w:val="32"/>
              </w:rPr>
              <w:t>KHOA CÔNG NGHỆ THÔNG TIN</w:t>
            </w:r>
          </w:p>
          <w:p w14:paraId="5B856C4F" w14:textId="77777777" w:rsidR="00801102" w:rsidRDefault="0080110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CE2E1B0" wp14:editId="36F8F248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22224</wp:posOffset>
                      </wp:positionV>
                      <wp:extent cx="2239010" cy="0"/>
                      <wp:effectExtent l="0" t="0" r="0" b="0"/>
                      <wp:wrapNone/>
                      <wp:docPr id="68" name="Straight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23901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F7B79E" id="Straight Connector 68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" strokecolor="windowText" strokeweight="1.5pt">
                      <o:lock v:ext="edit" shapetype="f"/>
                    </v:line>
                  </w:pict>
                </mc:Fallback>
              </mc:AlternateContent>
            </w:r>
          </w:p>
          <w:p w14:paraId="28990B30" w14:textId="77777777" w:rsidR="00801102" w:rsidRDefault="00801102">
            <w:pPr>
              <w:jc w:val="center"/>
            </w:pPr>
          </w:p>
          <w:p w14:paraId="124EE6EA" w14:textId="4A0F7C21" w:rsidR="00801102" w:rsidRDefault="00DD6DEF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F19D116" wp14:editId="15748FCE">
                  <wp:extent cx="2920620" cy="1877072"/>
                  <wp:effectExtent l="0" t="0" r="0" b="0"/>
                  <wp:docPr id="14829184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18449" name="Picture 148291844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638" cy="193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D5481" w14:textId="77777777" w:rsidR="00801102" w:rsidRDefault="00801102">
            <w:pPr>
              <w:jc w:val="center"/>
            </w:pPr>
          </w:p>
          <w:p w14:paraId="4C9FCD3A" w14:textId="77777777" w:rsidR="00801102" w:rsidRDefault="00801102">
            <w:pPr>
              <w:jc w:val="center"/>
            </w:pPr>
          </w:p>
          <w:p w14:paraId="62D1F1E4" w14:textId="77777777" w:rsidR="00801102" w:rsidRDefault="00801102" w:rsidP="00EB20B2">
            <w:pPr>
              <w:tabs>
                <w:tab w:val="left" w:pos="567"/>
              </w:tabs>
              <w:rPr>
                <w:sz w:val="28"/>
                <w:szCs w:val="28"/>
              </w:rPr>
            </w:pPr>
          </w:p>
          <w:p w14:paraId="60C57FEB" w14:textId="3D676807" w:rsidR="00EB20B2" w:rsidRDefault="00EB20B2" w:rsidP="00EB20B2">
            <w:pPr>
              <w:tabs>
                <w:tab w:val="left" w:pos="567"/>
              </w:tabs>
              <w:spacing w:after="240"/>
              <w:ind w:firstLine="28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ĐỒ ÁN MÔN HỌC</w:t>
            </w:r>
          </w:p>
          <w:p w14:paraId="6BEABA48" w14:textId="4FD9D478" w:rsidR="00EB20B2" w:rsidRDefault="00EB20B2" w:rsidP="00EB20B2">
            <w:pPr>
              <w:tabs>
                <w:tab w:val="left" w:pos="567"/>
              </w:tabs>
              <w:ind w:firstLine="284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MẪU THIẾT KẾ CHO PHẦN MỀM</w:t>
            </w:r>
          </w:p>
          <w:p w14:paraId="5FF1411A" w14:textId="77777777" w:rsidR="00801102" w:rsidRDefault="00801102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455B78FB" w14:textId="77777777" w:rsidR="00801102" w:rsidRDefault="00801102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1B765D5C" w14:textId="77777777" w:rsidR="00423546" w:rsidRDefault="00423546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0D76457F" w14:textId="77777777" w:rsidR="00275FE7" w:rsidRDefault="00423546">
            <w:pPr>
              <w:tabs>
                <w:tab w:val="left" w:pos="567"/>
              </w:tabs>
              <w:ind w:firstLine="284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423546">
              <w:rPr>
                <w:b/>
                <w:bCs/>
                <w:sz w:val="32"/>
                <w:szCs w:val="32"/>
              </w:rPr>
              <w:t>Đề</w:t>
            </w:r>
            <w:proofErr w:type="spellEnd"/>
            <w:r w:rsidRPr="0042354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23546">
              <w:rPr>
                <w:b/>
                <w:bCs/>
                <w:sz w:val="32"/>
                <w:szCs w:val="32"/>
              </w:rPr>
              <w:t>tài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: </w:t>
            </w:r>
            <w:r w:rsidR="00FA0F67">
              <w:rPr>
                <w:b/>
                <w:bCs/>
                <w:sz w:val="32"/>
                <w:szCs w:val="32"/>
              </w:rPr>
              <w:t xml:space="preserve">HỆ THỐNG QUẢN LÝ </w:t>
            </w:r>
          </w:p>
          <w:p w14:paraId="372A989A" w14:textId="674C16EA" w:rsidR="00423546" w:rsidRPr="00423546" w:rsidRDefault="00795C05">
            <w:pPr>
              <w:tabs>
                <w:tab w:val="left" w:pos="567"/>
              </w:tabs>
              <w:ind w:firstLine="284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KINH DOANH</w:t>
            </w:r>
            <w:r w:rsidR="00275FE7">
              <w:rPr>
                <w:b/>
                <w:bCs/>
                <w:sz w:val="32"/>
                <w:szCs w:val="32"/>
              </w:rPr>
              <w:t xml:space="preserve"> THỜI TRANG</w:t>
            </w:r>
          </w:p>
          <w:p w14:paraId="613D1CA8" w14:textId="77777777" w:rsidR="00801102" w:rsidRDefault="00801102">
            <w:pPr>
              <w:tabs>
                <w:tab w:val="left" w:pos="567"/>
              </w:tabs>
              <w:ind w:firstLine="284"/>
              <w:jc w:val="center"/>
              <w:rPr>
                <w:sz w:val="28"/>
                <w:szCs w:val="28"/>
              </w:rPr>
            </w:pPr>
          </w:p>
          <w:p w14:paraId="7C660EAF" w14:textId="77777777" w:rsidR="00801102" w:rsidRDefault="00801102" w:rsidP="00EB20B2">
            <w:pPr>
              <w:tabs>
                <w:tab w:val="left" w:pos="567"/>
              </w:tabs>
              <w:jc w:val="both"/>
              <w:rPr>
                <w:b/>
              </w:rPr>
            </w:pPr>
          </w:p>
          <w:p w14:paraId="724E3B9F" w14:textId="77777777" w:rsidR="00801102" w:rsidRDefault="00801102">
            <w:pPr>
              <w:tabs>
                <w:tab w:val="left" w:pos="567"/>
              </w:tabs>
              <w:ind w:firstLine="284"/>
              <w:jc w:val="both"/>
              <w:rPr>
                <w:b/>
              </w:rPr>
            </w:pPr>
          </w:p>
          <w:p w14:paraId="6662D85B" w14:textId="77777777" w:rsidR="006142CF" w:rsidRDefault="00EB20B2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GVHD</w:t>
            </w:r>
            <w:r w:rsidR="00801102" w:rsidRPr="006142CF">
              <w:rPr>
                <w:bCs/>
                <w:sz w:val="28"/>
                <w:szCs w:val="28"/>
              </w:rPr>
              <w:t>:</w:t>
            </w:r>
            <w:r w:rsidR="006142CF" w:rsidRPr="006142CF">
              <w:rPr>
                <w:bCs/>
                <w:sz w:val="28"/>
                <w:szCs w:val="28"/>
              </w:rPr>
              <w:tab/>
            </w:r>
            <w:proofErr w:type="spellStart"/>
            <w:r w:rsidR="006142CF" w:rsidRPr="006142CF">
              <w:rPr>
                <w:bCs/>
                <w:sz w:val="28"/>
                <w:szCs w:val="28"/>
              </w:rPr>
              <w:t>Th</w:t>
            </w:r>
            <w:r w:rsidR="006142CF">
              <w:rPr>
                <w:bCs/>
                <w:sz w:val="28"/>
                <w:szCs w:val="28"/>
              </w:rPr>
              <w:t>S</w:t>
            </w:r>
            <w:proofErr w:type="spellEnd"/>
            <w:r w:rsidR="006142CF">
              <w:rPr>
                <w:bCs/>
                <w:sz w:val="28"/>
                <w:szCs w:val="28"/>
              </w:rPr>
              <w:t xml:space="preserve">. Đinh Minh </w:t>
            </w:r>
            <w:proofErr w:type="spellStart"/>
            <w:r w:rsidR="006142CF">
              <w:rPr>
                <w:bCs/>
                <w:sz w:val="28"/>
                <w:szCs w:val="28"/>
              </w:rPr>
              <w:t>Hòa</w:t>
            </w:r>
            <w:proofErr w:type="spellEnd"/>
          </w:p>
          <w:p w14:paraId="6AB6A5C8" w14:textId="4C86C579" w:rsidR="006142CF" w:rsidRPr="006142CF" w:rsidRDefault="006142CF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Nhóm</w:t>
            </w:r>
            <w:proofErr w:type="spellEnd"/>
            <w:r>
              <w:rPr>
                <w:bCs/>
                <w:sz w:val="28"/>
                <w:szCs w:val="28"/>
              </w:rPr>
              <w:t>:</w:t>
            </w:r>
            <w:r>
              <w:rPr>
                <w:bCs/>
                <w:sz w:val="28"/>
                <w:szCs w:val="28"/>
              </w:rPr>
              <w:tab/>
            </w:r>
            <w:r w:rsidR="007A1DD9">
              <w:rPr>
                <w:bCs/>
                <w:sz w:val="28"/>
                <w:szCs w:val="28"/>
              </w:rPr>
              <w:t>13</w:t>
            </w:r>
          </w:p>
          <w:p w14:paraId="4193B6E6" w14:textId="65FF4D4D" w:rsidR="001A15DD" w:rsidRPr="00A6418A" w:rsidRDefault="00EB20B2" w:rsidP="006142CF">
            <w:pPr>
              <w:tabs>
                <w:tab w:val="left" w:pos="3452"/>
                <w:tab w:val="left" w:pos="6192"/>
              </w:tabs>
              <w:ind w:left="1612" w:firstLine="284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Sinh </w:t>
            </w:r>
            <w:proofErr w:type="spellStart"/>
            <w:r>
              <w:rPr>
                <w:b/>
                <w:sz w:val="28"/>
                <w:szCs w:val="28"/>
              </w:rPr>
              <w:t>viên</w:t>
            </w:r>
            <w:proofErr w:type="spellEnd"/>
            <w:r w:rsidRPr="006142CF">
              <w:rPr>
                <w:bCs/>
                <w:sz w:val="28"/>
                <w:szCs w:val="28"/>
              </w:rPr>
              <w:t>:</w:t>
            </w:r>
            <w:r w:rsidR="007A1DD9">
              <w:rPr>
                <w:bCs/>
                <w:sz w:val="28"/>
                <w:szCs w:val="28"/>
              </w:rPr>
              <w:t xml:space="preserve"> </w:t>
            </w:r>
            <w:r w:rsidR="00275FE7">
              <w:rPr>
                <w:bCs/>
                <w:sz w:val="28"/>
                <w:szCs w:val="28"/>
              </w:rPr>
              <w:t xml:space="preserve">    </w:t>
            </w:r>
            <w:r w:rsidR="003B2459">
              <w:rPr>
                <w:bCs/>
                <w:sz w:val="28"/>
                <w:szCs w:val="28"/>
              </w:rPr>
              <w:t>Nguyễn</w:t>
            </w:r>
            <w:r w:rsidR="001A15DD">
              <w:rPr>
                <w:bCs/>
                <w:sz w:val="28"/>
                <w:szCs w:val="28"/>
              </w:rPr>
              <w:t xml:space="preserve"> </w:t>
            </w:r>
            <w:r w:rsidR="00480343">
              <w:rPr>
                <w:bCs/>
                <w:sz w:val="28"/>
                <w:szCs w:val="28"/>
              </w:rPr>
              <w:t>Tấn</w:t>
            </w:r>
            <w:r w:rsidR="00480343">
              <w:rPr>
                <w:bCs/>
                <w:sz w:val="28"/>
                <w:szCs w:val="28"/>
                <w:lang w:val="vi-VN"/>
              </w:rPr>
              <w:t xml:space="preserve"> Thiện</w:t>
            </w:r>
            <w:r w:rsidR="00795C05">
              <w:rPr>
                <w:bCs/>
                <w:sz w:val="28"/>
                <w:szCs w:val="28"/>
              </w:rPr>
              <w:t xml:space="preserve"> </w:t>
            </w:r>
            <w:r w:rsidR="00480343">
              <w:rPr>
                <w:bCs/>
                <w:sz w:val="28"/>
                <w:szCs w:val="28"/>
                <w:lang w:val="vi-VN"/>
              </w:rPr>
              <w:t>-</w:t>
            </w:r>
            <w:r w:rsidR="00795C05">
              <w:rPr>
                <w:bCs/>
                <w:sz w:val="28"/>
                <w:szCs w:val="28"/>
              </w:rPr>
              <w:t xml:space="preserve"> </w:t>
            </w:r>
            <w:r w:rsidR="00480343">
              <w:rPr>
                <w:bCs/>
                <w:sz w:val="28"/>
                <w:szCs w:val="28"/>
                <w:lang w:val="vi-VN"/>
              </w:rPr>
              <w:t>22DH</w:t>
            </w:r>
            <w:r w:rsidR="00A6418A">
              <w:rPr>
                <w:bCs/>
                <w:sz w:val="28"/>
                <w:szCs w:val="28"/>
              </w:rPr>
              <w:t>114747</w:t>
            </w:r>
          </w:p>
          <w:p w14:paraId="765769F7" w14:textId="3381CBCF" w:rsidR="00423546" w:rsidRDefault="00EB20B2" w:rsidP="00DD6DEF">
            <w:pPr>
              <w:ind w:left="336" w:firstLine="28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</w:p>
          <w:p w14:paraId="12079959" w14:textId="77777777" w:rsidR="00EB20B2" w:rsidRDefault="00EB20B2" w:rsidP="00EB20B2">
            <w:pPr>
              <w:tabs>
                <w:tab w:val="left" w:pos="720"/>
              </w:tabs>
              <w:spacing w:line="360" w:lineRule="auto"/>
              <w:rPr>
                <w:b/>
                <w:sz w:val="28"/>
                <w:szCs w:val="28"/>
              </w:rPr>
            </w:pPr>
          </w:p>
          <w:p w14:paraId="3E222302" w14:textId="77777777" w:rsidR="00EB20B2" w:rsidRDefault="00EB20B2" w:rsidP="00EB20B2">
            <w:pPr>
              <w:tabs>
                <w:tab w:val="left" w:pos="720"/>
              </w:tabs>
              <w:spacing w:line="360" w:lineRule="auto"/>
              <w:rPr>
                <w:b/>
                <w:sz w:val="28"/>
                <w:szCs w:val="28"/>
              </w:rPr>
            </w:pPr>
          </w:p>
          <w:p w14:paraId="2D3FD426" w14:textId="77777777" w:rsidR="00801102" w:rsidRDefault="00801102" w:rsidP="00275FE7">
            <w:pPr>
              <w:tabs>
                <w:tab w:val="left" w:pos="720"/>
              </w:tabs>
              <w:spacing w:line="360" w:lineRule="auto"/>
              <w:rPr>
                <w:b/>
                <w:sz w:val="28"/>
                <w:szCs w:val="28"/>
              </w:rPr>
            </w:pPr>
          </w:p>
          <w:p w14:paraId="54827EBF" w14:textId="32A1E66D" w:rsidR="00932B82" w:rsidRPr="009D3165" w:rsidRDefault="00801102" w:rsidP="007A1DD9">
            <w:pPr>
              <w:tabs>
                <w:tab w:val="left" w:pos="720"/>
              </w:tabs>
              <w:spacing w:line="360" w:lineRule="auto"/>
              <w:jc w:val="center"/>
              <w:rPr>
                <w:b/>
                <w:bCs/>
              </w:rPr>
            </w:pPr>
            <w:r w:rsidRPr="1BC4CE7D">
              <w:rPr>
                <w:b/>
                <w:bCs/>
              </w:rPr>
              <w:t xml:space="preserve">TP.HCM, </w:t>
            </w:r>
            <w:proofErr w:type="spellStart"/>
            <w:r w:rsidRPr="1BC4CE7D">
              <w:rPr>
                <w:b/>
                <w:bCs/>
              </w:rPr>
              <w:t>ngày</w:t>
            </w:r>
            <w:proofErr w:type="spellEnd"/>
            <w:r w:rsidR="00FC66A7">
              <w:rPr>
                <w:b/>
                <w:bCs/>
              </w:rPr>
              <w:t xml:space="preserve"> </w:t>
            </w:r>
            <w:r w:rsidR="00075894">
              <w:rPr>
                <w:b/>
                <w:bCs/>
              </w:rPr>
              <w:t>05</w:t>
            </w:r>
            <w:r w:rsidR="00FC66A7">
              <w:rPr>
                <w:b/>
                <w:bCs/>
              </w:rPr>
              <w:t xml:space="preserve"> </w:t>
            </w:r>
            <w:proofErr w:type="spellStart"/>
            <w:r w:rsidRPr="1BC4CE7D">
              <w:rPr>
                <w:b/>
                <w:bCs/>
              </w:rPr>
              <w:t>tháng</w:t>
            </w:r>
            <w:proofErr w:type="spellEnd"/>
            <w:r w:rsidR="006142CF">
              <w:rPr>
                <w:b/>
                <w:bCs/>
              </w:rPr>
              <w:t xml:space="preserve"> 0</w:t>
            </w:r>
            <w:r w:rsidR="00075894">
              <w:rPr>
                <w:b/>
                <w:bCs/>
              </w:rPr>
              <w:t>4</w:t>
            </w:r>
            <w:r w:rsidRPr="1BC4CE7D">
              <w:rPr>
                <w:b/>
                <w:bCs/>
              </w:rPr>
              <w:t xml:space="preserve"> </w:t>
            </w:r>
            <w:proofErr w:type="spellStart"/>
            <w:r w:rsidRPr="1BC4CE7D">
              <w:rPr>
                <w:b/>
                <w:bCs/>
              </w:rPr>
              <w:t>năm</w:t>
            </w:r>
            <w:proofErr w:type="spellEnd"/>
            <w:r w:rsidRPr="1BC4CE7D">
              <w:rPr>
                <w:b/>
                <w:bCs/>
              </w:rPr>
              <w:t xml:space="preserve"> </w:t>
            </w:r>
            <w:r w:rsidR="00F2639C">
              <w:rPr>
                <w:b/>
                <w:bCs/>
              </w:rPr>
              <w:t>2025</w:t>
            </w:r>
          </w:p>
        </w:tc>
      </w:tr>
    </w:tbl>
    <w:p w14:paraId="7AEC5F62" w14:textId="77777777" w:rsidR="00801102" w:rsidRDefault="00801102" w:rsidP="00BB2CE0">
      <w:pPr>
        <w:sectPr w:rsidR="00801102" w:rsidSect="00801102">
          <w:footerReference w:type="even" r:id="rId12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6BADD065" w14:textId="0E601FCB" w:rsidR="008A6857" w:rsidRDefault="008A6857" w:rsidP="00FF60D8">
      <w:pPr>
        <w:pStyle w:val="Heading1"/>
        <w:numPr>
          <w:ilvl w:val="0"/>
          <w:numId w:val="0"/>
        </w:numPr>
        <w:ind w:left="360"/>
      </w:pPr>
      <w:bookmarkStart w:id="0" w:name="_Toc241939862"/>
      <w:r>
        <w:lastRenderedPageBreak/>
        <w:t>MỤC LỤC</w:t>
      </w:r>
      <w:bookmarkEnd w:id="0"/>
    </w:p>
    <w:p w14:paraId="08C70EB5" w14:textId="55268274" w:rsidR="002E7558" w:rsidRPr="002E7558" w:rsidRDefault="0059124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6"/>
          <w:szCs w:val="26"/>
          <w14:ligatures w14:val="standardContextual"/>
        </w:rPr>
      </w:pPr>
      <w:r w:rsidRPr="002E7558">
        <w:rPr>
          <w:sz w:val="26"/>
          <w:szCs w:val="26"/>
        </w:rPr>
        <w:fldChar w:fldCharType="begin"/>
      </w:r>
      <w:r w:rsidRPr="002E7558">
        <w:rPr>
          <w:sz w:val="26"/>
          <w:szCs w:val="26"/>
        </w:rPr>
        <w:instrText xml:space="preserve"> TOC \o "1-3" \h \z \u </w:instrText>
      </w:r>
      <w:r w:rsidRPr="002E7558">
        <w:rPr>
          <w:sz w:val="26"/>
          <w:szCs w:val="26"/>
        </w:rPr>
        <w:fldChar w:fldCharType="separate"/>
      </w:r>
      <w:hyperlink w:anchor="_Toc241939862" w:history="1">
        <w:r w:rsidR="002E7558" w:rsidRPr="002E7558">
          <w:rPr>
            <w:rStyle w:val="Hyperlink"/>
            <w:sz w:val="26"/>
            <w:szCs w:val="26"/>
          </w:rPr>
          <w:t>MỤC LỤC</w:t>
        </w:r>
        <w:r w:rsidR="002E7558" w:rsidRPr="002E7558">
          <w:rPr>
            <w:webHidden/>
            <w:sz w:val="26"/>
            <w:szCs w:val="26"/>
          </w:rPr>
          <w:tab/>
        </w:r>
        <w:r w:rsidR="002E7558" w:rsidRPr="002E7558">
          <w:rPr>
            <w:webHidden/>
            <w:sz w:val="26"/>
            <w:szCs w:val="26"/>
          </w:rPr>
          <w:fldChar w:fldCharType="begin"/>
        </w:r>
        <w:r w:rsidR="002E7558" w:rsidRPr="002E7558">
          <w:rPr>
            <w:webHidden/>
            <w:sz w:val="26"/>
            <w:szCs w:val="26"/>
          </w:rPr>
          <w:instrText xml:space="preserve"> PAGEREF _Toc241939862 \h </w:instrText>
        </w:r>
        <w:r w:rsidR="002E7558" w:rsidRPr="002E7558">
          <w:rPr>
            <w:webHidden/>
            <w:sz w:val="26"/>
            <w:szCs w:val="26"/>
          </w:rPr>
        </w:r>
        <w:r w:rsidR="002E7558" w:rsidRPr="002E7558">
          <w:rPr>
            <w:webHidden/>
            <w:sz w:val="26"/>
            <w:szCs w:val="26"/>
          </w:rPr>
          <w:fldChar w:fldCharType="separate"/>
        </w:r>
        <w:r w:rsidR="002E7558" w:rsidRPr="002E7558">
          <w:rPr>
            <w:webHidden/>
            <w:sz w:val="26"/>
            <w:szCs w:val="26"/>
          </w:rPr>
          <w:t>ii</w:t>
        </w:r>
        <w:r w:rsidR="002E7558" w:rsidRPr="002E7558">
          <w:rPr>
            <w:webHidden/>
            <w:sz w:val="26"/>
            <w:szCs w:val="26"/>
          </w:rPr>
          <w:fldChar w:fldCharType="end"/>
        </w:r>
      </w:hyperlink>
    </w:p>
    <w:p w14:paraId="578BEAF4" w14:textId="397F0BD9" w:rsidR="002E7558" w:rsidRPr="002E7558" w:rsidRDefault="002E75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6"/>
          <w:szCs w:val="26"/>
          <w14:ligatures w14:val="standardContextual"/>
        </w:rPr>
      </w:pPr>
      <w:hyperlink w:anchor="_Toc241939863" w:history="1">
        <w:r w:rsidRPr="002E7558">
          <w:rPr>
            <w:rStyle w:val="Hyperlink"/>
            <w:sz w:val="26"/>
            <w:szCs w:val="26"/>
          </w:rPr>
          <w:t>ÁP DỤNG CÁC MẪU THIẾT KẾ</w:t>
        </w:r>
        <w:r w:rsidRPr="002E7558">
          <w:rPr>
            <w:webHidden/>
            <w:sz w:val="26"/>
            <w:szCs w:val="26"/>
          </w:rPr>
          <w:tab/>
        </w:r>
        <w:r w:rsidRPr="002E7558">
          <w:rPr>
            <w:webHidden/>
            <w:sz w:val="26"/>
            <w:szCs w:val="26"/>
          </w:rPr>
          <w:fldChar w:fldCharType="begin"/>
        </w:r>
        <w:r w:rsidRPr="002E7558">
          <w:rPr>
            <w:webHidden/>
            <w:sz w:val="26"/>
            <w:szCs w:val="26"/>
          </w:rPr>
          <w:instrText xml:space="preserve"> PAGEREF _Toc241939863 \h </w:instrText>
        </w:r>
        <w:r w:rsidRPr="002E7558">
          <w:rPr>
            <w:webHidden/>
            <w:sz w:val="26"/>
            <w:szCs w:val="26"/>
          </w:rPr>
        </w:r>
        <w:r w:rsidRPr="002E7558">
          <w:rPr>
            <w:webHidden/>
            <w:sz w:val="26"/>
            <w:szCs w:val="26"/>
          </w:rPr>
          <w:fldChar w:fldCharType="separate"/>
        </w:r>
        <w:r w:rsidRPr="002E7558">
          <w:rPr>
            <w:webHidden/>
            <w:sz w:val="26"/>
            <w:szCs w:val="26"/>
          </w:rPr>
          <w:t>3</w:t>
        </w:r>
        <w:r w:rsidRPr="002E7558">
          <w:rPr>
            <w:webHidden/>
            <w:sz w:val="26"/>
            <w:szCs w:val="26"/>
          </w:rPr>
          <w:fldChar w:fldCharType="end"/>
        </w:r>
      </w:hyperlink>
    </w:p>
    <w:p w14:paraId="2DC18220" w14:textId="597D57C9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64" w:history="1">
        <w:r w:rsidRPr="002E7558">
          <w:rPr>
            <w:rStyle w:val="Hyperlink"/>
            <w:noProof/>
            <w:sz w:val="26"/>
            <w:szCs w:val="26"/>
          </w:rPr>
          <w:t>1.1.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Phân công công việc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_Toc241939864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73A9DAF7" w14:textId="14C49C7A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65" w:history="1">
        <w:r w:rsidRPr="002E7558">
          <w:rPr>
            <w:rStyle w:val="Hyperlink"/>
            <w:noProof/>
            <w:sz w:val="26"/>
            <w:szCs w:val="26"/>
          </w:rPr>
          <w:t>1.2.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MVC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_Toc241939865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564231A9" w14:textId="6C3B409C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66" w:history="1">
        <w:r w:rsidRPr="002E7558">
          <w:rPr>
            <w:rStyle w:val="Hyperlink"/>
            <w:noProof/>
            <w:sz w:val="26"/>
            <w:szCs w:val="26"/>
          </w:rPr>
          <w:t>1.2.1.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_Toc241939866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44780B04" w14:textId="5456BB1F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67" w:history="1">
        <w:r w:rsidRPr="002E7558">
          <w:rPr>
            <w:rStyle w:val="Hyperlink"/>
            <w:noProof/>
            <w:sz w:val="26"/>
            <w:szCs w:val="26"/>
          </w:rPr>
          <w:t>1.3.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Repository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_Toc241939867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4C4B8480" w14:textId="4FB83E3E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68" w:history="1">
        <w:r w:rsidRPr="002E7558">
          <w:rPr>
            <w:rStyle w:val="Hyperlink"/>
            <w:noProof/>
            <w:sz w:val="26"/>
            <w:szCs w:val="26"/>
          </w:rPr>
          <w:t>1.3.1.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_Toc241939868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0826F97F" w14:textId="1E92B96E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69" w:history="1">
        <w:r w:rsidRPr="002E7558">
          <w:rPr>
            <w:rStyle w:val="Hyperlink"/>
            <w:noProof/>
            <w:sz w:val="26"/>
            <w:szCs w:val="26"/>
          </w:rPr>
          <w:t>1.3.2.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_Toc241939869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5A3E2C31" w14:textId="24EA0951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70" w:history="1">
        <w:r w:rsidRPr="002E7558">
          <w:rPr>
            <w:rStyle w:val="Hyperlink"/>
            <w:noProof/>
            <w:sz w:val="26"/>
            <w:szCs w:val="26"/>
          </w:rPr>
          <w:t>1.3.3.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_Toc241939870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5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1E323057" w14:textId="22F9C991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71" w:history="1">
        <w:r w:rsidRPr="002E7558">
          <w:rPr>
            <w:rStyle w:val="Hyperlink"/>
            <w:noProof/>
            <w:sz w:val="26"/>
            <w:szCs w:val="26"/>
          </w:rPr>
          <w:t>1.4.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Unit of work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_Toc241939871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11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06753999" w14:textId="6EDBB23E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72" w:history="1">
        <w:r w:rsidRPr="002E7558">
          <w:rPr>
            <w:rStyle w:val="Hyperlink"/>
            <w:noProof/>
            <w:sz w:val="26"/>
            <w:szCs w:val="26"/>
          </w:rPr>
          <w:t>1.4.1.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_Toc241939872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11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5A2F5AB4" w14:textId="4C209593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73" w:history="1">
        <w:r w:rsidRPr="002E7558">
          <w:rPr>
            <w:rStyle w:val="Hyperlink"/>
            <w:noProof/>
            <w:sz w:val="26"/>
            <w:szCs w:val="26"/>
          </w:rPr>
          <w:t>1.4.2.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_Toc241939873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11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65B7871A" w14:textId="24F6FC97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74" w:history="1">
        <w:r w:rsidRPr="002E7558">
          <w:rPr>
            <w:rStyle w:val="Hyperlink"/>
            <w:noProof/>
            <w:sz w:val="26"/>
            <w:szCs w:val="26"/>
            <w:lang w:val="vi-VN"/>
          </w:rPr>
          <w:t>1.4.3.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_Toc241939874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11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4CC6D6DF" w14:textId="1B80BEF6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75" w:history="1">
        <w:r w:rsidRPr="002E7558">
          <w:rPr>
            <w:rStyle w:val="Hyperlink"/>
            <w:noProof/>
            <w:sz w:val="26"/>
            <w:szCs w:val="26"/>
          </w:rPr>
          <w:t>1.5.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State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_Toc241939875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032E0E78" w14:textId="408A4FE1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76" w:history="1">
        <w:r w:rsidRPr="002E7558">
          <w:rPr>
            <w:rStyle w:val="Hyperlink"/>
            <w:noProof/>
            <w:sz w:val="26"/>
            <w:szCs w:val="26"/>
          </w:rPr>
          <w:t>1.5.1.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_Toc241939876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18EDC2D3" w14:textId="1DA43D45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77" w:history="1">
        <w:r w:rsidRPr="002E7558">
          <w:rPr>
            <w:rStyle w:val="Hyperlink"/>
            <w:noProof/>
            <w:sz w:val="26"/>
            <w:szCs w:val="26"/>
          </w:rPr>
          <w:t>1.5.2.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_Toc241939877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7457D917" w14:textId="68D96314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78" w:history="1">
        <w:r w:rsidRPr="002E7558">
          <w:rPr>
            <w:rStyle w:val="Hyperlink"/>
            <w:noProof/>
            <w:sz w:val="26"/>
            <w:szCs w:val="26"/>
            <w:lang w:val="vi-VN"/>
          </w:rPr>
          <w:t>1.5.3.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_Toc241939878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6930404A" w14:textId="7B4F4521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79" w:history="1">
        <w:r w:rsidRPr="002E7558">
          <w:rPr>
            <w:rStyle w:val="Hyperlink"/>
            <w:noProof/>
            <w:sz w:val="26"/>
            <w:szCs w:val="26"/>
          </w:rPr>
          <w:t>1.6.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Strategy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_Toc241939879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7B1F3750" w14:textId="69B0E334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0" w:history="1">
        <w:r w:rsidRPr="002E7558">
          <w:rPr>
            <w:rStyle w:val="Hyperlink"/>
            <w:noProof/>
            <w:sz w:val="26"/>
            <w:szCs w:val="26"/>
          </w:rPr>
          <w:t>1.6.1.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_Toc241939880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7799EF7F" w14:textId="77FD071A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1" w:history="1">
        <w:r w:rsidRPr="002E7558">
          <w:rPr>
            <w:rStyle w:val="Hyperlink"/>
            <w:noProof/>
            <w:sz w:val="26"/>
            <w:szCs w:val="26"/>
          </w:rPr>
          <w:t>1.6.2.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_Toc241939881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6785C9A7" w14:textId="3083B1D0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2" w:history="1">
        <w:r w:rsidRPr="002E7558">
          <w:rPr>
            <w:rStyle w:val="Hyperlink"/>
            <w:noProof/>
            <w:sz w:val="26"/>
            <w:szCs w:val="26"/>
          </w:rPr>
          <w:t>1.6.3.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_Toc241939882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17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129608E0" w14:textId="60644830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83" w:history="1">
        <w:r w:rsidRPr="002E7558">
          <w:rPr>
            <w:rStyle w:val="Hyperlink"/>
            <w:noProof/>
            <w:sz w:val="26"/>
            <w:szCs w:val="26"/>
          </w:rPr>
          <w:t>1.7.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Factory Method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_Toc241939883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23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20DF40DC" w14:textId="5BCED1FD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4" w:history="1">
        <w:r w:rsidRPr="002E7558">
          <w:rPr>
            <w:rStyle w:val="Hyperlink"/>
            <w:noProof/>
            <w:sz w:val="26"/>
            <w:szCs w:val="26"/>
          </w:rPr>
          <w:t>1.7.1.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_Toc241939884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23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2FC7F657" w14:textId="3BE22B6A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5" w:history="1">
        <w:r w:rsidRPr="002E7558">
          <w:rPr>
            <w:rStyle w:val="Hyperlink"/>
            <w:noProof/>
            <w:sz w:val="26"/>
            <w:szCs w:val="26"/>
          </w:rPr>
          <w:t>1.7.2.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_Toc241939885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254226D9" w14:textId="4B8BB997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6" w:history="1">
        <w:r w:rsidRPr="002E7558">
          <w:rPr>
            <w:rStyle w:val="Hyperlink"/>
            <w:noProof/>
            <w:sz w:val="26"/>
            <w:szCs w:val="26"/>
            <w:lang w:val="vi-VN"/>
          </w:rPr>
          <w:t>1.7.3.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_Toc241939886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24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75D911FE" w14:textId="3B3F0806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87" w:history="1">
        <w:r w:rsidRPr="002E7558">
          <w:rPr>
            <w:rStyle w:val="Hyperlink"/>
            <w:noProof/>
            <w:sz w:val="26"/>
            <w:szCs w:val="26"/>
          </w:rPr>
          <w:t>1.8.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Decorator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_Toc241939887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23944233" w14:textId="006748AE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8" w:history="1">
        <w:r w:rsidRPr="002E7558">
          <w:rPr>
            <w:rStyle w:val="Hyperlink"/>
            <w:noProof/>
            <w:sz w:val="26"/>
            <w:szCs w:val="26"/>
          </w:rPr>
          <w:t>1.8.1.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_Toc241939888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09BC5B00" w14:textId="03032610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89" w:history="1">
        <w:r w:rsidRPr="002E7558">
          <w:rPr>
            <w:rStyle w:val="Hyperlink"/>
            <w:noProof/>
            <w:sz w:val="26"/>
            <w:szCs w:val="26"/>
          </w:rPr>
          <w:t>1.8.2.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_Toc241939889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19FBB285" w14:textId="383D56AD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90" w:history="1">
        <w:r w:rsidRPr="002E7558">
          <w:rPr>
            <w:rStyle w:val="Hyperlink"/>
            <w:noProof/>
            <w:sz w:val="26"/>
            <w:szCs w:val="26"/>
            <w:lang w:val="vi-VN"/>
          </w:rPr>
          <w:t>1.8.3.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_Toc241939890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27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67FC4F89" w14:textId="530723FE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91" w:history="1">
        <w:r w:rsidRPr="002E7558">
          <w:rPr>
            <w:rStyle w:val="Hyperlink"/>
            <w:noProof/>
            <w:sz w:val="26"/>
            <w:szCs w:val="26"/>
            <w:highlight w:val="yellow"/>
          </w:rPr>
          <w:t>1.9.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  <w:highlight w:val="yellow"/>
          </w:rPr>
          <w:t>Mẫu Obserser (Fail)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_Toc241939891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30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558435F3" w14:textId="1D05AF7C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92" w:history="1">
        <w:r w:rsidRPr="002E7558">
          <w:rPr>
            <w:rStyle w:val="Hyperlink"/>
            <w:noProof/>
            <w:sz w:val="26"/>
            <w:szCs w:val="26"/>
          </w:rPr>
          <w:t>1.9.1.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_Toc241939892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30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4C169CCB" w14:textId="2BCDFC31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93" w:history="1">
        <w:r w:rsidRPr="002E7558">
          <w:rPr>
            <w:rStyle w:val="Hyperlink"/>
            <w:noProof/>
            <w:sz w:val="26"/>
            <w:szCs w:val="26"/>
          </w:rPr>
          <w:t>1.9.2.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_Toc241939893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31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1A89F8B5" w14:textId="69B3AED6" w:rsidR="002E7558" w:rsidRPr="002E7558" w:rsidRDefault="002E7558">
      <w:pPr>
        <w:pStyle w:val="TOC3"/>
        <w:tabs>
          <w:tab w:val="left" w:pos="120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94" w:history="1">
        <w:r w:rsidRPr="002E7558">
          <w:rPr>
            <w:rStyle w:val="Hyperlink"/>
            <w:noProof/>
            <w:sz w:val="26"/>
            <w:szCs w:val="26"/>
          </w:rPr>
          <w:t>1.9.3.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_Toc241939894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31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3A16ECE1" w14:textId="22F61CB5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95" w:history="1">
        <w:r w:rsidRPr="002E7558">
          <w:rPr>
            <w:rStyle w:val="Hyperlink"/>
            <w:noProof/>
            <w:sz w:val="26"/>
            <w:szCs w:val="26"/>
          </w:rPr>
          <w:t>1.10.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Template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_Toc241939895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1C8A4543" w14:textId="702E1968" w:rsidR="002E7558" w:rsidRPr="002E7558" w:rsidRDefault="002E7558">
      <w:pPr>
        <w:pStyle w:val="TOC3"/>
        <w:tabs>
          <w:tab w:val="left" w:pos="144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96" w:history="1">
        <w:r w:rsidRPr="002E7558">
          <w:rPr>
            <w:rStyle w:val="Hyperlink"/>
            <w:noProof/>
            <w:sz w:val="26"/>
            <w:szCs w:val="26"/>
          </w:rPr>
          <w:t>1.10.1.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_Toc241939896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7F8FE6CA" w14:textId="75A71F4F" w:rsidR="002E7558" w:rsidRPr="002E7558" w:rsidRDefault="002E7558">
      <w:pPr>
        <w:pStyle w:val="TOC3"/>
        <w:tabs>
          <w:tab w:val="left" w:pos="144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97" w:history="1">
        <w:r w:rsidRPr="002E7558">
          <w:rPr>
            <w:rStyle w:val="Hyperlink"/>
            <w:noProof/>
            <w:sz w:val="26"/>
            <w:szCs w:val="26"/>
          </w:rPr>
          <w:t>1.10.2.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_Toc241939897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4E95D036" w14:textId="05196FD8" w:rsidR="002E7558" w:rsidRPr="002E7558" w:rsidRDefault="002E7558">
      <w:pPr>
        <w:pStyle w:val="TOC3"/>
        <w:tabs>
          <w:tab w:val="left" w:pos="144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898" w:history="1">
        <w:r w:rsidRPr="002E7558">
          <w:rPr>
            <w:rStyle w:val="Hyperlink"/>
            <w:noProof/>
            <w:sz w:val="26"/>
            <w:szCs w:val="26"/>
            <w:lang w:val="vi-VN"/>
          </w:rPr>
          <w:t>1.10.3.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_Toc241939898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37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64619922" w14:textId="45ECF379" w:rsidR="002E7558" w:rsidRPr="002E7558" w:rsidRDefault="002E7558">
      <w:pPr>
        <w:pStyle w:val="TOC2"/>
        <w:tabs>
          <w:tab w:val="left" w:pos="960"/>
          <w:tab w:val="right" w:leader="dot" w:pos="9395"/>
        </w:tabs>
        <w:rPr>
          <w:rFonts w:asciiTheme="minorHAnsi" w:eastAsiaTheme="minorEastAsia" w:hAnsiTheme="minorHAnsi" w:cstheme="minorBidi"/>
          <w:smallCaps w:val="0"/>
          <w:noProof/>
          <w:kern w:val="2"/>
          <w:sz w:val="26"/>
          <w:szCs w:val="26"/>
          <w14:ligatures w14:val="standardContextual"/>
        </w:rPr>
      </w:pPr>
      <w:hyperlink w:anchor="_Toc241939899" w:history="1">
        <w:r w:rsidRPr="002E7558">
          <w:rPr>
            <w:rStyle w:val="Hyperlink"/>
            <w:noProof/>
            <w:sz w:val="26"/>
            <w:szCs w:val="26"/>
          </w:rPr>
          <w:t>1.11.</w:t>
        </w:r>
        <w:r w:rsidRPr="002E7558">
          <w:rPr>
            <w:rFonts w:asciiTheme="minorHAnsi" w:eastAsiaTheme="minorEastAsia" w:hAnsiTheme="minorHAnsi" w:cstheme="minorBidi"/>
            <w:smallCap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Mẫu Adapter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_Toc241939899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40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0F3C8E50" w14:textId="2FEFD700" w:rsidR="002E7558" w:rsidRPr="002E7558" w:rsidRDefault="002E7558">
      <w:pPr>
        <w:pStyle w:val="TOC3"/>
        <w:tabs>
          <w:tab w:val="left" w:pos="144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900" w:history="1">
        <w:r w:rsidRPr="002E7558">
          <w:rPr>
            <w:rStyle w:val="Hyperlink"/>
            <w:noProof/>
            <w:sz w:val="26"/>
            <w:szCs w:val="26"/>
          </w:rPr>
          <w:t>1.11.1.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Lý thuyết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_Toc241939900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40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212C4830" w14:textId="74B9D20B" w:rsidR="002E7558" w:rsidRPr="002E7558" w:rsidRDefault="002E7558">
      <w:pPr>
        <w:pStyle w:val="TOC3"/>
        <w:tabs>
          <w:tab w:val="left" w:pos="144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901" w:history="1">
        <w:r w:rsidRPr="002E7558">
          <w:rPr>
            <w:rStyle w:val="Hyperlink"/>
            <w:noProof/>
            <w:sz w:val="26"/>
            <w:szCs w:val="26"/>
          </w:rPr>
          <w:t>1.11.2.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Class Diagram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_Toc241939901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40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3ADA2AF6" w14:textId="1D4BA51C" w:rsidR="002E7558" w:rsidRPr="002E7558" w:rsidRDefault="002E7558">
      <w:pPr>
        <w:pStyle w:val="TOC3"/>
        <w:tabs>
          <w:tab w:val="left" w:pos="1440"/>
          <w:tab w:val="right" w:leader="dot" w:pos="9395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1939902" w:history="1">
        <w:r w:rsidRPr="002E7558">
          <w:rPr>
            <w:rStyle w:val="Hyperlink"/>
            <w:noProof/>
            <w:sz w:val="26"/>
            <w:szCs w:val="26"/>
          </w:rPr>
          <w:t>1.11.3.</w:t>
        </w:r>
        <w:r w:rsidRPr="002E755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6"/>
            <w:szCs w:val="26"/>
            <w14:ligatures w14:val="standardContextual"/>
          </w:rPr>
          <w:tab/>
        </w:r>
        <w:r w:rsidRPr="002E7558">
          <w:rPr>
            <w:rStyle w:val="Hyperlink"/>
            <w:noProof/>
            <w:sz w:val="26"/>
            <w:szCs w:val="26"/>
          </w:rPr>
          <w:t>Code</w:t>
        </w:r>
        <w:r w:rsidRPr="002E7558">
          <w:rPr>
            <w:noProof/>
            <w:webHidden/>
            <w:sz w:val="26"/>
            <w:szCs w:val="26"/>
          </w:rPr>
          <w:tab/>
        </w:r>
        <w:r w:rsidRPr="002E7558">
          <w:rPr>
            <w:noProof/>
            <w:webHidden/>
            <w:sz w:val="26"/>
            <w:szCs w:val="26"/>
          </w:rPr>
          <w:fldChar w:fldCharType="begin"/>
        </w:r>
        <w:r w:rsidRPr="002E7558">
          <w:rPr>
            <w:noProof/>
            <w:webHidden/>
            <w:sz w:val="26"/>
            <w:szCs w:val="26"/>
          </w:rPr>
          <w:instrText xml:space="preserve"> PAGEREF _Toc241939902 \h </w:instrText>
        </w:r>
        <w:r w:rsidRPr="002E7558">
          <w:rPr>
            <w:noProof/>
            <w:webHidden/>
            <w:sz w:val="26"/>
            <w:szCs w:val="26"/>
          </w:rPr>
        </w:r>
        <w:r w:rsidRPr="002E7558">
          <w:rPr>
            <w:noProof/>
            <w:webHidden/>
            <w:sz w:val="26"/>
            <w:szCs w:val="26"/>
          </w:rPr>
          <w:fldChar w:fldCharType="separate"/>
        </w:r>
        <w:r w:rsidRPr="002E7558">
          <w:rPr>
            <w:noProof/>
            <w:webHidden/>
            <w:sz w:val="26"/>
            <w:szCs w:val="26"/>
          </w:rPr>
          <w:t>40</w:t>
        </w:r>
        <w:r w:rsidRPr="002E7558">
          <w:rPr>
            <w:noProof/>
            <w:webHidden/>
            <w:sz w:val="26"/>
            <w:szCs w:val="26"/>
          </w:rPr>
          <w:fldChar w:fldCharType="end"/>
        </w:r>
      </w:hyperlink>
    </w:p>
    <w:p w14:paraId="5EAEEAD2" w14:textId="6A4AE422" w:rsidR="002E7558" w:rsidRPr="002E7558" w:rsidRDefault="002E75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6"/>
          <w:szCs w:val="26"/>
          <w14:ligatures w14:val="standardContextual"/>
        </w:rPr>
      </w:pPr>
      <w:hyperlink w:anchor="_Toc241939903" w:history="1">
        <w:r w:rsidRPr="002E7558">
          <w:rPr>
            <w:rStyle w:val="Hyperlink"/>
            <w:sz w:val="26"/>
            <w:szCs w:val="26"/>
          </w:rPr>
          <w:t>TÀI LIỆU THAM KHẢO</w:t>
        </w:r>
        <w:r w:rsidRPr="002E7558">
          <w:rPr>
            <w:webHidden/>
            <w:sz w:val="26"/>
            <w:szCs w:val="26"/>
          </w:rPr>
          <w:tab/>
        </w:r>
        <w:r w:rsidRPr="002E7558">
          <w:rPr>
            <w:webHidden/>
            <w:sz w:val="26"/>
            <w:szCs w:val="26"/>
          </w:rPr>
          <w:fldChar w:fldCharType="begin"/>
        </w:r>
        <w:r w:rsidRPr="002E7558">
          <w:rPr>
            <w:webHidden/>
            <w:sz w:val="26"/>
            <w:szCs w:val="26"/>
          </w:rPr>
          <w:instrText xml:space="preserve"> PAGEREF _Toc241939903 \h </w:instrText>
        </w:r>
        <w:r w:rsidRPr="002E7558">
          <w:rPr>
            <w:webHidden/>
            <w:sz w:val="26"/>
            <w:szCs w:val="26"/>
          </w:rPr>
        </w:r>
        <w:r w:rsidRPr="002E7558">
          <w:rPr>
            <w:webHidden/>
            <w:sz w:val="26"/>
            <w:szCs w:val="26"/>
          </w:rPr>
          <w:fldChar w:fldCharType="separate"/>
        </w:r>
        <w:r w:rsidRPr="002E7558">
          <w:rPr>
            <w:webHidden/>
            <w:sz w:val="26"/>
            <w:szCs w:val="26"/>
          </w:rPr>
          <w:t>44</w:t>
        </w:r>
        <w:r w:rsidRPr="002E7558">
          <w:rPr>
            <w:webHidden/>
            <w:sz w:val="26"/>
            <w:szCs w:val="26"/>
          </w:rPr>
          <w:fldChar w:fldCharType="end"/>
        </w:r>
      </w:hyperlink>
    </w:p>
    <w:p w14:paraId="338A57BC" w14:textId="777350C1" w:rsidR="008A6857" w:rsidRPr="002E7558" w:rsidRDefault="00591249" w:rsidP="008A6857">
      <w:pPr>
        <w:rPr>
          <w:sz w:val="26"/>
          <w:szCs w:val="26"/>
        </w:rPr>
      </w:pPr>
      <w:r w:rsidRPr="002E7558">
        <w:rPr>
          <w:rFonts w:asciiTheme="minorHAnsi" w:hAnsiTheme="minorHAnsi"/>
          <w:b/>
          <w:bCs/>
          <w:caps/>
          <w:sz w:val="26"/>
          <w:szCs w:val="26"/>
        </w:rPr>
        <w:fldChar w:fldCharType="end"/>
      </w:r>
    </w:p>
    <w:p w14:paraId="3537F00A" w14:textId="77777777" w:rsidR="008A6857" w:rsidRDefault="008A6857" w:rsidP="008A6857">
      <w:pPr>
        <w:sectPr w:rsidR="008A6857" w:rsidSect="00FF3C50">
          <w:footerReference w:type="default" r:id="rId13"/>
          <w:pgSz w:w="12240" w:h="15840"/>
          <w:pgMar w:top="1418" w:right="1134" w:bottom="1418" w:left="1701" w:header="709" w:footer="709" w:gutter="0"/>
          <w:pgNumType w:fmt="lowerRoman"/>
          <w:cols w:space="708"/>
          <w:docGrid w:linePitch="360"/>
        </w:sectPr>
      </w:pPr>
    </w:p>
    <w:p w14:paraId="4874C79D" w14:textId="6FD0C59D" w:rsidR="00506323" w:rsidRDefault="003233E6" w:rsidP="002E7558">
      <w:pPr>
        <w:pStyle w:val="Heading1"/>
        <w:numPr>
          <w:ilvl w:val="0"/>
          <w:numId w:val="0"/>
        </w:numPr>
        <w:ind w:left="360"/>
      </w:pPr>
      <w:bookmarkStart w:id="1" w:name="_Toc241939863"/>
      <w:r>
        <w:lastRenderedPageBreak/>
        <w:t>ÁP DỤNG CÁC MẪU THIẾT KẾ</w:t>
      </w:r>
      <w:bookmarkEnd w:id="1"/>
    </w:p>
    <w:p w14:paraId="2398EA91" w14:textId="2E94138C" w:rsidR="00BA2FA2" w:rsidRDefault="0012644A" w:rsidP="00657633">
      <w:pPr>
        <w:pStyle w:val="Heading2"/>
      </w:pPr>
      <w:r>
        <w:t xml:space="preserve"> </w:t>
      </w:r>
      <w:bookmarkStart w:id="2" w:name="_Toc241939864"/>
      <w:r w:rsidR="00F54215">
        <w:t>C</w:t>
      </w:r>
      <w:r w:rsidR="00766331">
        <w:t xml:space="preserve">ông </w:t>
      </w:r>
      <w:proofErr w:type="spellStart"/>
      <w:r w:rsidR="00766331">
        <w:t>việc</w:t>
      </w:r>
      <w:bookmarkEnd w:id="2"/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5933"/>
      </w:tblGrid>
      <w:tr w:rsidR="002E7558" w14:paraId="407CAD12" w14:textId="77777777" w:rsidTr="004D0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8684D55" w14:textId="54DB19F7" w:rsidR="002E7558" w:rsidRDefault="002E7558" w:rsidP="00030D02">
            <w:pPr>
              <w:jc w:val="center"/>
            </w:pPr>
            <w:r>
              <w:t>STT</w:t>
            </w:r>
          </w:p>
        </w:tc>
        <w:tc>
          <w:tcPr>
            <w:tcW w:w="2126" w:type="dxa"/>
          </w:tcPr>
          <w:p w14:paraId="046B9C9C" w14:textId="49C247C7" w:rsidR="002E7558" w:rsidRDefault="002E7558" w:rsidP="00030D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  <w:tc>
          <w:tcPr>
            <w:tcW w:w="5933" w:type="dxa"/>
          </w:tcPr>
          <w:p w14:paraId="20FA618A" w14:textId="34743D3F" w:rsidR="002E7558" w:rsidRDefault="002E7558" w:rsidP="00030D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</w:p>
        </w:tc>
      </w:tr>
      <w:tr w:rsidR="002E7558" w14:paraId="1458AC51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A085F63" w14:textId="1FFB0CBD" w:rsidR="002E7558" w:rsidRDefault="002E7558" w:rsidP="00030D02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7E401641" w14:textId="196713B0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MVC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MVC</w:t>
              </w:r>
            </w:hyperlink>
          </w:p>
        </w:tc>
        <w:tc>
          <w:tcPr>
            <w:tcW w:w="5933" w:type="dxa"/>
          </w:tcPr>
          <w:p w14:paraId="2AA4EE5A" w14:textId="50156A26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459BA">
              <w:t>Ứng</w:t>
            </w:r>
            <w:proofErr w:type="spellEnd"/>
            <w:r w:rsidRPr="008459BA">
              <w:t xml:space="preserve"> </w:t>
            </w:r>
            <w:proofErr w:type="spellStart"/>
            <w:r w:rsidRPr="008459BA">
              <w:t>dụng</w:t>
            </w:r>
            <w:proofErr w:type="spellEnd"/>
            <w:r w:rsidRPr="008459BA">
              <w:t xml:space="preserve"> </w:t>
            </w:r>
            <w:proofErr w:type="spellStart"/>
            <w:r w:rsidRPr="008459BA">
              <w:t>mô</w:t>
            </w:r>
            <w:proofErr w:type="spellEnd"/>
            <w:r w:rsidRPr="008459BA">
              <w:t xml:space="preserve"> </w:t>
            </w:r>
            <w:proofErr w:type="spellStart"/>
            <w:r w:rsidRPr="008459BA">
              <w:t>hình</w:t>
            </w:r>
            <w:proofErr w:type="spellEnd"/>
            <w:r w:rsidRPr="008459BA">
              <w:t xml:space="preserve"> MVC </w:t>
            </w:r>
            <w:proofErr w:type="spellStart"/>
            <w:r w:rsidRPr="008459BA">
              <w:t>để</w:t>
            </w:r>
            <w:proofErr w:type="spellEnd"/>
            <w:r w:rsidRPr="008459BA">
              <w:t xml:space="preserve"> </w:t>
            </w:r>
            <w:proofErr w:type="spellStart"/>
            <w:r w:rsidRPr="008459BA">
              <w:t>tổ</w:t>
            </w:r>
            <w:proofErr w:type="spellEnd"/>
            <w:r w:rsidRPr="008459BA">
              <w:t xml:space="preserve"> </w:t>
            </w:r>
            <w:proofErr w:type="spellStart"/>
            <w:r w:rsidRPr="008459BA">
              <w:t>chức</w:t>
            </w:r>
            <w:proofErr w:type="spellEnd"/>
            <w:r w:rsidRPr="008459BA">
              <w:t xml:space="preserve"> </w:t>
            </w:r>
            <w:proofErr w:type="spellStart"/>
            <w:r w:rsidRPr="008459BA">
              <w:t>dự</w:t>
            </w:r>
            <w:proofErr w:type="spellEnd"/>
            <w:r w:rsidRPr="008459BA">
              <w:t xml:space="preserve"> </w:t>
            </w:r>
            <w:proofErr w:type="spellStart"/>
            <w:r w:rsidRPr="008459BA">
              <w:t>án</w:t>
            </w:r>
            <w:proofErr w:type="spellEnd"/>
            <w:r w:rsidRPr="008459BA">
              <w:t>.</w:t>
            </w:r>
          </w:p>
        </w:tc>
      </w:tr>
      <w:tr w:rsidR="002E7558" w14:paraId="1C1F8A12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D76D0E" w14:textId="7D245FF6" w:rsidR="002E7558" w:rsidRDefault="002E7558" w:rsidP="00030D02">
            <w:pPr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6B7F6C74" w14:textId="6AF33F17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Repository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Repository</w:t>
              </w:r>
            </w:hyperlink>
          </w:p>
        </w:tc>
        <w:tc>
          <w:tcPr>
            <w:tcW w:w="5933" w:type="dxa"/>
          </w:tcPr>
          <w:p w14:paraId="0294A8E2" w14:textId="769F92CA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Category, Order, Product, User</w:t>
            </w:r>
          </w:p>
        </w:tc>
      </w:tr>
      <w:tr w:rsidR="002E7558" w14:paraId="7D8B23BE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008F37" w14:textId="0A91EFA3" w:rsidR="002E7558" w:rsidRDefault="002E7558" w:rsidP="00030D02">
            <w:pPr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0D82DDB7" w14:textId="53F5D0C1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Unit_of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Unit of work</w:t>
              </w:r>
            </w:hyperlink>
          </w:p>
        </w:tc>
        <w:tc>
          <w:tcPr>
            <w:tcW w:w="5933" w:type="dxa"/>
          </w:tcPr>
          <w:p w14:paraId="0BCE1F15" w14:textId="342DBCCD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B1F8C">
              <w:t>Kết</w:t>
            </w:r>
            <w:proofErr w:type="spellEnd"/>
            <w:r w:rsidRPr="007B1F8C">
              <w:t xml:space="preserve"> </w:t>
            </w:r>
            <w:proofErr w:type="spellStart"/>
            <w:r w:rsidRPr="007B1F8C">
              <w:t>hợp</w:t>
            </w:r>
            <w:proofErr w:type="spellEnd"/>
            <w:r w:rsidRPr="007B1F8C">
              <w:t xml:space="preserve"> </w:t>
            </w:r>
            <w:proofErr w:type="spellStart"/>
            <w:r w:rsidRPr="007B1F8C">
              <w:t>với</w:t>
            </w:r>
            <w:proofErr w:type="spellEnd"/>
            <w:r w:rsidRPr="007B1F8C">
              <w:t xml:space="preserve"> </w:t>
            </w:r>
            <w:r>
              <w:t>r</w:t>
            </w:r>
            <w:r w:rsidRPr="007B1F8C">
              <w:t>epository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r</w:t>
            </w:r>
            <w:r w:rsidRPr="007B1F8C">
              <w:t>epository</w:t>
            </w:r>
            <w:r>
              <w:t xml:space="preserve"> </w:t>
            </w:r>
          </w:p>
        </w:tc>
      </w:tr>
      <w:tr w:rsidR="002E7558" w14:paraId="6C2F2FC7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4B6153" w14:textId="1A76A2BC" w:rsidR="002E7558" w:rsidRDefault="002E7558" w:rsidP="00030D02">
            <w:pPr>
              <w:jc w:val="center"/>
            </w:pPr>
            <w:r>
              <w:t>4</w:t>
            </w:r>
          </w:p>
        </w:tc>
        <w:tc>
          <w:tcPr>
            <w:tcW w:w="2126" w:type="dxa"/>
          </w:tcPr>
          <w:p w14:paraId="6DE18770" w14:textId="377F41DD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State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State</w:t>
              </w:r>
            </w:hyperlink>
          </w:p>
        </w:tc>
        <w:tc>
          <w:tcPr>
            <w:tcW w:w="5933" w:type="dxa"/>
          </w:tcPr>
          <w:p w14:paraId="5FB98BA5" w14:textId="30F1CC5D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2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User </w:t>
            </w:r>
            <w:proofErr w:type="spellStart"/>
            <w:r>
              <w:t>và</w:t>
            </w:r>
            <w:proofErr w:type="spellEnd"/>
            <w:r>
              <w:t xml:space="preserve"> Admin</w:t>
            </w:r>
          </w:p>
        </w:tc>
      </w:tr>
      <w:tr w:rsidR="002E7558" w14:paraId="0DE17676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DE73C4A" w14:textId="544DCDB4" w:rsidR="002E7558" w:rsidRDefault="002E7558" w:rsidP="00030D02">
            <w:pPr>
              <w:jc w:val="center"/>
            </w:pPr>
            <w:r>
              <w:t>5</w:t>
            </w:r>
          </w:p>
        </w:tc>
        <w:tc>
          <w:tcPr>
            <w:tcW w:w="2126" w:type="dxa"/>
          </w:tcPr>
          <w:p w14:paraId="0B00BDED" w14:textId="4AF01939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Strategy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Strategy</w:t>
              </w:r>
            </w:hyperlink>
          </w:p>
        </w:tc>
        <w:tc>
          <w:tcPr>
            <w:tcW w:w="5933" w:type="dxa"/>
          </w:tcPr>
          <w:p w14:paraId="542AED61" w14:textId="7222A01F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</w:tr>
      <w:tr w:rsidR="002E7558" w14:paraId="0412D83E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9923DE6" w14:textId="47D95033" w:rsidR="002E7558" w:rsidRDefault="002E7558" w:rsidP="00030D02">
            <w:pPr>
              <w:jc w:val="center"/>
            </w:pPr>
            <w:r>
              <w:t>6</w:t>
            </w:r>
          </w:p>
        </w:tc>
        <w:tc>
          <w:tcPr>
            <w:tcW w:w="2126" w:type="dxa"/>
          </w:tcPr>
          <w:p w14:paraId="7A5D9E22" w14:textId="57A4111D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Factory_Method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Factory</w:t>
              </w:r>
            </w:hyperlink>
            <w:r>
              <w:t xml:space="preserve"> </w:t>
            </w:r>
          </w:p>
        </w:tc>
        <w:tc>
          <w:tcPr>
            <w:tcW w:w="5933" w:type="dxa"/>
          </w:tcPr>
          <w:p w14:paraId="30248519" w14:textId="4A9C546C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voucher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E7558" w14:paraId="3E9A92A8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6DCC8C" w14:textId="76E69E40" w:rsidR="002E7558" w:rsidRDefault="002E7558" w:rsidP="00030D02">
            <w:pPr>
              <w:jc w:val="center"/>
            </w:pPr>
            <w:r>
              <w:t>7</w:t>
            </w:r>
          </w:p>
        </w:tc>
        <w:tc>
          <w:tcPr>
            <w:tcW w:w="2126" w:type="dxa"/>
          </w:tcPr>
          <w:p w14:paraId="594D06A7" w14:textId="352212B5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Decorator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Decorator</w:t>
              </w:r>
            </w:hyperlink>
          </w:p>
        </w:tc>
        <w:tc>
          <w:tcPr>
            <w:tcW w:w="5933" w:type="dxa"/>
          </w:tcPr>
          <w:p w14:paraId="0C15E262" w14:textId="53D851F9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voucher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2E7558" w14:paraId="5EEE6476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7A650A" w14:textId="0851E268" w:rsidR="002E7558" w:rsidRDefault="002E7558" w:rsidP="00030D02">
            <w:pPr>
              <w:jc w:val="center"/>
            </w:pPr>
            <w:r>
              <w:t>8</w:t>
            </w:r>
          </w:p>
        </w:tc>
        <w:tc>
          <w:tcPr>
            <w:tcW w:w="2126" w:type="dxa"/>
          </w:tcPr>
          <w:p w14:paraId="0682F772" w14:textId="6BF51FB3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Obserser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Observer</w:t>
              </w:r>
            </w:hyperlink>
          </w:p>
        </w:tc>
        <w:tc>
          <w:tcPr>
            <w:tcW w:w="5933" w:type="dxa"/>
          </w:tcPr>
          <w:p w14:paraId="74DD0AA5" w14:textId="2F836B7B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084F">
              <w:t>Cập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nhật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trạng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thái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đơn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hàng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để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gửi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thông</w:t>
            </w:r>
            <w:proofErr w:type="spellEnd"/>
            <w:r w:rsidRPr="008F084F">
              <w:t xml:space="preserve"> </w:t>
            </w:r>
            <w:proofErr w:type="spellStart"/>
            <w:r w:rsidRPr="008F084F">
              <w:t>báo</w:t>
            </w:r>
            <w:proofErr w:type="spellEnd"/>
          </w:p>
        </w:tc>
      </w:tr>
      <w:tr w:rsidR="002E7558" w14:paraId="1F80038F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B690474" w14:textId="48676BA6" w:rsidR="002E7558" w:rsidRDefault="002E7558" w:rsidP="00030D02">
            <w:pPr>
              <w:jc w:val="center"/>
            </w:pPr>
            <w:r>
              <w:t>9</w:t>
            </w:r>
          </w:p>
        </w:tc>
        <w:tc>
          <w:tcPr>
            <w:tcW w:w="2126" w:type="dxa"/>
          </w:tcPr>
          <w:p w14:paraId="66DCC1BC" w14:textId="743F4DA5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Template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Template</w:t>
              </w:r>
            </w:hyperlink>
          </w:p>
        </w:tc>
        <w:tc>
          <w:tcPr>
            <w:tcW w:w="5933" w:type="dxa"/>
          </w:tcPr>
          <w:p w14:paraId="517C1009" w14:textId="747669C1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E27D4">
              <w:t>Tạo</w:t>
            </w:r>
            <w:proofErr w:type="spellEnd"/>
            <w:r w:rsidRPr="00DE27D4">
              <w:t xml:space="preserve"> </w:t>
            </w:r>
            <w:proofErr w:type="spellStart"/>
            <w:r w:rsidRPr="00DE27D4">
              <w:t>mẫu</w:t>
            </w:r>
            <w:proofErr w:type="spellEnd"/>
            <w:r w:rsidRPr="00DE27D4">
              <w:t xml:space="preserve"> in </w:t>
            </w:r>
            <w:proofErr w:type="spellStart"/>
            <w:r w:rsidRPr="00DE27D4">
              <w:t>báo</w:t>
            </w:r>
            <w:proofErr w:type="spellEnd"/>
            <w:r w:rsidRPr="00DE27D4">
              <w:t xml:space="preserve"> </w:t>
            </w:r>
            <w:proofErr w:type="spellStart"/>
            <w:r w:rsidRPr="00DE27D4">
              <w:t>cáo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 w:rsidRPr="00DE27D4">
              <w:t xml:space="preserve"> </w:t>
            </w:r>
            <w:proofErr w:type="spellStart"/>
            <w:r w:rsidRPr="00DE27D4">
              <w:t>đơn</w:t>
            </w:r>
            <w:proofErr w:type="spellEnd"/>
            <w:r w:rsidRPr="00DE27D4">
              <w:t xml:space="preserve"> </w:t>
            </w:r>
            <w:proofErr w:type="spellStart"/>
            <w:r w:rsidRPr="00DE27D4">
              <w:t>hàng</w:t>
            </w:r>
            <w:proofErr w:type="spellEnd"/>
            <w:r>
              <w:t xml:space="preserve"> PDF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JSon</w:t>
            </w:r>
            <w:proofErr w:type="spellEnd"/>
            <w:r w:rsidRPr="00DE27D4">
              <w:t>.</w:t>
            </w:r>
          </w:p>
        </w:tc>
      </w:tr>
      <w:tr w:rsidR="002E7558" w14:paraId="7589745D" w14:textId="77777777" w:rsidTr="004D0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D120B8D" w14:textId="1A558973" w:rsidR="002E7558" w:rsidRDefault="002E7558" w:rsidP="00030D02">
            <w:pPr>
              <w:jc w:val="center"/>
            </w:pPr>
            <w:r>
              <w:t>10</w:t>
            </w:r>
          </w:p>
        </w:tc>
        <w:tc>
          <w:tcPr>
            <w:tcW w:w="2126" w:type="dxa"/>
          </w:tcPr>
          <w:p w14:paraId="7851EAC6" w14:textId="25055183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Mẫu_Adapter" w:history="1">
              <w:proofErr w:type="spellStart"/>
              <w:r w:rsidRPr="00480AF2">
                <w:rPr>
                  <w:rStyle w:val="Hyperlink"/>
                </w:rPr>
                <w:t>Mẫu</w:t>
              </w:r>
              <w:proofErr w:type="spellEnd"/>
              <w:r w:rsidRPr="00480AF2">
                <w:rPr>
                  <w:rStyle w:val="Hyperlink"/>
                </w:rPr>
                <w:t xml:space="preserve"> Adapter</w:t>
              </w:r>
            </w:hyperlink>
          </w:p>
        </w:tc>
        <w:tc>
          <w:tcPr>
            <w:tcW w:w="5933" w:type="dxa"/>
          </w:tcPr>
          <w:p w14:paraId="55A351E4" w14:textId="4D987716" w:rsidR="002E7558" w:rsidRDefault="002E7558" w:rsidP="00030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Call API </w:t>
            </w:r>
            <w:proofErr w:type="spellStart"/>
            <w:r>
              <w:t>từ</w:t>
            </w:r>
            <w:proofErr w:type="spellEnd"/>
            <w:r>
              <w:t xml:space="preserve"> web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mobile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recycle view item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product</w:t>
            </w:r>
          </w:p>
        </w:tc>
      </w:tr>
    </w:tbl>
    <w:p w14:paraId="4219D564" w14:textId="77777777" w:rsidR="00030D02" w:rsidRPr="00030D02" w:rsidRDefault="00030D02" w:rsidP="00030D02"/>
    <w:p w14:paraId="71D75F9E" w14:textId="0AE796B9" w:rsidR="00510AAA" w:rsidRDefault="0012644A" w:rsidP="00657633">
      <w:pPr>
        <w:pStyle w:val="Heading2"/>
      </w:pPr>
      <w:bookmarkStart w:id="3" w:name="_Mẫu_MVC"/>
      <w:bookmarkEnd w:id="3"/>
      <w:r>
        <w:t xml:space="preserve"> </w:t>
      </w:r>
      <w:bookmarkStart w:id="4" w:name="_Toc241939865"/>
      <w:proofErr w:type="spellStart"/>
      <w:r w:rsidR="005D507D">
        <w:t>Mẫu</w:t>
      </w:r>
      <w:proofErr w:type="spellEnd"/>
      <w:r w:rsidR="005D507D">
        <w:t xml:space="preserve"> </w:t>
      </w:r>
      <w:r w:rsidR="00DF5DCC">
        <w:t>MVC</w:t>
      </w:r>
      <w:bookmarkEnd w:id="4"/>
    </w:p>
    <w:p w14:paraId="31980B8E" w14:textId="77777777" w:rsidR="00375ABA" w:rsidRDefault="008902E2" w:rsidP="008902E2">
      <w:pPr>
        <w:pStyle w:val="Heading3"/>
      </w:pPr>
      <w:bookmarkStart w:id="5" w:name="_Toc241939866"/>
      <w:r>
        <w:t xml:space="preserve">Lý </w:t>
      </w:r>
      <w:proofErr w:type="spellStart"/>
      <w:r>
        <w:t>Thuyết</w:t>
      </w:r>
      <w:bookmarkEnd w:id="5"/>
      <w:proofErr w:type="spellEnd"/>
      <w:r w:rsidR="00375ABA">
        <w:t xml:space="preserve"> </w:t>
      </w:r>
    </w:p>
    <w:p w14:paraId="624B5455" w14:textId="77777777" w:rsidR="00BC561C" w:rsidRPr="00C7249A" w:rsidRDefault="00375ABA" w:rsidP="00BC561C">
      <w:pPr>
        <w:rPr>
          <w:b/>
          <w:bCs/>
        </w:rPr>
      </w:pPr>
      <w:r w:rsidRPr="00C7249A">
        <w:rPr>
          <w:b/>
          <w:bCs/>
        </w:rPr>
        <w:t xml:space="preserve">Định </w:t>
      </w:r>
      <w:proofErr w:type="spellStart"/>
      <w:r w:rsidRPr="00C7249A">
        <w:rPr>
          <w:b/>
          <w:bCs/>
        </w:rPr>
        <w:t>nghĩa</w:t>
      </w:r>
      <w:proofErr w:type="spellEnd"/>
    </w:p>
    <w:p w14:paraId="461C4153" w14:textId="77777777" w:rsidR="00BC561C" w:rsidRDefault="00BC561C" w:rsidP="00BC561C"/>
    <w:p w14:paraId="185F3B53" w14:textId="2E6BBD9B" w:rsidR="00C7249A" w:rsidRDefault="00BC561C" w:rsidP="00DF0D0A">
      <w:pPr>
        <w:spacing w:line="276" w:lineRule="auto"/>
      </w:pPr>
      <w:r>
        <w:t xml:space="preserve">MVC (Model-View-Controller)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2B345FA2" w14:textId="1B1FA999" w:rsidR="00BC561C" w:rsidRDefault="00BC561C" w:rsidP="00DF0D0A">
      <w:pPr>
        <w:spacing w:line="276" w:lineRule="auto"/>
      </w:pPr>
      <w:r>
        <w:t xml:space="preserve">Model: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C4240BB" w14:textId="7E480F03" w:rsidR="00BC561C" w:rsidRDefault="00BC561C" w:rsidP="00DF0D0A">
      <w:pPr>
        <w:spacing w:line="276" w:lineRule="auto"/>
      </w:pPr>
      <w:r>
        <w:t xml:space="preserve">View: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4B9BA95" w14:textId="1B133A92" w:rsidR="00BC561C" w:rsidRDefault="00BC561C" w:rsidP="00DF0D0A">
      <w:pPr>
        <w:spacing w:line="276" w:lineRule="auto"/>
      </w:pPr>
      <w:r>
        <w:t xml:space="preserve">Controller: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View.</w:t>
      </w:r>
    </w:p>
    <w:p w14:paraId="6302BFCD" w14:textId="77777777" w:rsidR="00466080" w:rsidRPr="00C7249A" w:rsidRDefault="00375ABA" w:rsidP="00647FDA">
      <w:pPr>
        <w:rPr>
          <w:b/>
          <w:bCs/>
        </w:rPr>
      </w:pPr>
      <w:proofErr w:type="spellStart"/>
      <w:r w:rsidRPr="00C7249A">
        <w:rPr>
          <w:b/>
          <w:bCs/>
        </w:rPr>
        <w:t>Mục</w:t>
      </w:r>
      <w:proofErr w:type="spellEnd"/>
      <w:r w:rsidRPr="00C7249A">
        <w:rPr>
          <w:b/>
          <w:bCs/>
        </w:rPr>
        <w:t xml:space="preserve"> </w:t>
      </w:r>
      <w:proofErr w:type="spellStart"/>
      <w:r w:rsidRPr="00C7249A">
        <w:rPr>
          <w:b/>
          <w:bCs/>
        </w:rPr>
        <w:t>đích</w:t>
      </w:r>
      <w:proofErr w:type="spellEnd"/>
    </w:p>
    <w:p w14:paraId="32D312EF" w14:textId="77777777" w:rsidR="00466080" w:rsidRDefault="00647FDA" w:rsidP="00DF0D0A">
      <w:pPr>
        <w:spacing w:line="360" w:lineRule="auto"/>
      </w:pP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logic.</w:t>
      </w:r>
    </w:p>
    <w:p w14:paraId="039113A9" w14:textId="56451212" w:rsidR="00647FDA" w:rsidRDefault="00647FDA" w:rsidP="00DF0D0A">
      <w:pPr>
        <w:spacing w:line="360" w:lineRule="auto"/>
      </w:pP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08393AA" w14:textId="1FAE5AF9" w:rsidR="00375ABA" w:rsidRPr="00375ABA" w:rsidRDefault="00647FDA" w:rsidP="00DF0D0A">
      <w:pPr>
        <w:spacing w:line="360" w:lineRule="auto"/>
      </w:pPr>
      <w:r>
        <w:t xml:space="preserve">Tái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code,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Controller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View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66BCED8" w14:textId="30B9F7D7" w:rsidR="00043FEA" w:rsidRDefault="0012644A" w:rsidP="00043FEA">
      <w:pPr>
        <w:pStyle w:val="Heading2"/>
      </w:pPr>
      <w:bookmarkStart w:id="6" w:name="_Mẫu_Repository"/>
      <w:bookmarkEnd w:id="6"/>
      <w:r>
        <w:t xml:space="preserve"> </w:t>
      </w:r>
      <w:bookmarkStart w:id="7" w:name="_Toc241939867"/>
      <w:proofErr w:type="spellStart"/>
      <w:r w:rsidR="00806AF4">
        <w:t>Mẫ</w:t>
      </w:r>
      <w:r w:rsidR="00DF5DCC">
        <w:t>u</w:t>
      </w:r>
      <w:proofErr w:type="spellEnd"/>
      <w:r w:rsidR="00DF5DCC">
        <w:t xml:space="preserve"> Repository</w:t>
      </w:r>
      <w:bookmarkEnd w:id="7"/>
      <w:r w:rsidR="00DF5DCC">
        <w:t xml:space="preserve"> </w:t>
      </w:r>
    </w:p>
    <w:p w14:paraId="2B9E11D0" w14:textId="77777777" w:rsidR="007C50AC" w:rsidRDefault="00F634BA" w:rsidP="006B3174">
      <w:pPr>
        <w:pStyle w:val="Heading3"/>
      </w:pPr>
      <w:bookmarkStart w:id="8" w:name="_Toc241939868"/>
      <w:r>
        <w:t xml:space="preserve">Lý </w:t>
      </w:r>
      <w:proofErr w:type="spellStart"/>
      <w:r>
        <w:t>thuyết</w:t>
      </w:r>
      <w:bookmarkEnd w:id="8"/>
      <w:proofErr w:type="spellEnd"/>
      <w:r>
        <w:t xml:space="preserve"> </w:t>
      </w:r>
    </w:p>
    <w:p w14:paraId="355328DA" w14:textId="77777777" w:rsidR="007C50AC" w:rsidRPr="00B54C00" w:rsidRDefault="007C50AC" w:rsidP="00DF0D0A">
      <w:pPr>
        <w:spacing w:line="360" w:lineRule="auto"/>
        <w:rPr>
          <w:b/>
          <w:bCs/>
        </w:rPr>
      </w:pPr>
      <w:r w:rsidRPr="00B54C00">
        <w:rPr>
          <w:b/>
          <w:bCs/>
        </w:rPr>
        <w:t xml:space="preserve">Định </w:t>
      </w:r>
      <w:proofErr w:type="spellStart"/>
      <w:r w:rsidRPr="00B54C00">
        <w:rPr>
          <w:b/>
          <w:bCs/>
        </w:rPr>
        <w:t>nghĩa</w:t>
      </w:r>
      <w:proofErr w:type="spellEnd"/>
    </w:p>
    <w:p w14:paraId="1B53C55F" w14:textId="77777777" w:rsidR="00B54C00" w:rsidRDefault="00B54C00" w:rsidP="00DF0D0A">
      <w:pPr>
        <w:spacing w:line="360" w:lineRule="auto"/>
        <w:ind w:firstLine="720"/>
      </w:pPr>
      <w:r>
        <w:lastRenderedPageBreak/>
        <w:t xml:space="preserve">Repository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Pattern)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Structural Pattern,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5252FFFF" w14:textId="5D121F9E" w:rsidR="007C50AC" w:rsidRDefault="00B54C00" w:rsidP="00DF0D0A">
      <w:pPr>
        <w:spacing w:line="360" w:lineRule="auto"/>
        <w:ind w:firstLine="720"/>
      </w:pP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business logic (logic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data access layer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database.</w:t>
      </w:r>
    </w:p>
    <w:p w14:paraId="52FF13EE" w14:textId="77777777" w:rsidR="00B54C00" w:rsidRDefault="00B54C00" w:rsidP="00DF0D0A">
      <w:pPr>
        <w:spacing w:line="360" w:lineRule="auto"/>
        <w:ind w:firstLine="720"/>
      </w:pPr>
    </w:p>
    <w:p w14:paraId="547C0831" w14:textId="009FAAE6" w:rsidR="007C50AC" w:rsidRPr="00B54C00" w:rsidRDefault="007C50AC" w:rsidP="00DF0D0A">
      <w:pPr>
        <w:spacing w:line="360" w:lineRule="auto"/>
        <w:rPr>
          <w:b/>
          <w:bCs/>
        </w:rPr>
      </w:pPr>
      <w:proofErr w:type="spellStart"/>
      <w:r w:rsidRPr="00B54C00">
        <w:rPr>
          <w:b/>
          <w:bCs/>
        </w:rPr>
        <w:t>Mục</w:t>
      </w:r>
      <w:proofErr w:type="spellEnd"/>
      <w:r w:rsidRPr="00B54C00">
        <w:rPr>
          <w:b/>
          <w:bCs/>
        </w:rPr>
        <w:t xml:space="preserve"> </w:t>
      </w:r>
      <w:proofErr w:type="spellStart"/>
      <w:r w:rsidRPr="00B54C00">
        <w:rPr>
          <w:b/>
          <w:bCs/>
        </w:rPr>
        <w:t>đích</w:t>
      </w:r>
      <w:proofErr w:type="spellEnd"/>
    </w:p>
    <w:p w14:paraId="79CC81C6" w14:textId="65CCFE3E" w:rsidR="00635C3F" w:rsidRPr="000D55CE" w:rsidRDefault="000D55CE" w:rsidP="00DF0D0A">
      <w:pPr>
        <w:spacing w:line="360" w:lineRule="auto"/>
      </w:pPr>
      <w:proofErr w:type="spellStart"/>
      <w:r w:rsidRPr="000D55CE">
        <w:t>Tạo</w:t>
      </w:r>
      <w:proofErr w:type="spellEnd"/>
      <w:r w:rsidRPr="000D55CE">
        <w:t xml:space="preserve"> </w:t>
      </w:r>
      <w:proofErr w:type="spellStart"/>
      <w:r w:rsidR="00177DFD">
        <w:t>các</w:t>
      </w:r>
      <w:proofErr w:type="spellEnd"/>
      <w:r w:rsidR="00177DFD">
        <w:t xml:space="preserve"> </w:t>
      </w:r>
      <w:proofErr w:type="spellStart"/>
      <w:r w:rsidR="00177DFD">
        <w:t>lớp</w:t>
      </w:r>
      <w:proofErr w:type="spellEnd"/>
      <w:r w:rsidR="00177DFD">
        <w:t xml:space="preserve"> </w:t>
      </w:r>
      <w:proofErr w:type="spellStart"/>
      <w:r w:rsidR="00BF27D6">
        <w:t>để</w:t>
      </w:r>
      <w:proofErr w:type="spellEnd"/>
      <w:r w:rsidR="00BF27D6">
        <w:t xml:space="preserve"> </w:t>
      </w:r>
      <w:proofErr w:type="spellStart"/>
      <w:r w:rsidR="00BF27D6">
        <w:t>truy</w:t>
      </w:r>
      <w:proofErr w:type="spellEnd"/>
      <w:r w:rsidR="00BF27D6">
        <w:t xml:space="preserve"> </w:t>
      </w:r>
      <w:proofErr w:type="spellStart"/>
      <w:r w:rsidR="00BF27D6">
        <w:t>vấn</w:t>
      </w:r>
      <w:proofErr w:type="spellEnd"/>
      <w:r w:rsidR="00BF27D6">
        <w:t xml:space="preserve"> </w:t>
      </w:r>
      <w:proofErr w:type="spellStart"/>
      <w:r w:rsidR="00BF27D6">
        <w:t>dữ</w:t>
      </w:r>
      <w:proofErr w:type="spellEnd"/>
      <w:r w:rsidR="00BF27D6">
        <w:t xml:space="preserve"> </w:t>
      </w:r>
      <w:proofErr w:type="spellStart"/>
      <w:r w:rsidR="00BF27D6">
        <w:t>liệu</w:t>
      </w:r>
      <w:proofErr w:type="spellEnd"/>
      <w:r w:rsidR="00BF27D6">
        <w:t xml:space="preserve"> </w:t>
      </w:r>
      <w:proofErr w:type="spellStart"/>
      <w:r w:rsidR="00BF27D6">
        <w:t>cho</w:t>
      </w:r>
      <w:proofErr w:type="spellEnd"/>
      <w:r w:rsidR="00BF27D6">
        <w:t xml:space="preserve"> </w:t>
      </w:r>
      <w:proofErr w:type="spellStart"/>
      <w:r w:rsidR="00BF27D6">
        <w:t>các</w:t>
      </w:r>
      <w:proofErr w:type="spellEnd"/>
      <w:r w:rsidR="00BF27D6">
        <w:t xml:space="preserve"> </w:t>
      </w:r>
      <w:proofErr w:type="spellStart"/>
      <w:r w:rsidR="00BF27D6">
        <w:t>bảng</w:t>
      </w:r>
      <w:proofErr w:type="spellEnd"/>
      <w:r w:rsidR="00BF27D6">
        <w:t xml:space="preserve"> Category, </w:t>
      </w:r>
      <w:r w:rsidR="00663167">
        <w:t xml:space="preserve">Order, </w:t>
      </w:r>
      <w:r w:rsidR="003C6937">
        <w:t>Product</w:t>
      </w:r>
      <w:r w:rsidR="00D76AB0">
        <w:t xml:space="preserve"> </w:t>
      </w:r>
      <w:proofErr w:type="spellStart"/>
      <w:r w:rsidR="00D76AB0">
        <w:t>để</w:t>
      </w:r>
      <w:proofErr w:type="spellEnd"/>
      <w:r w:rsidR="00D76AB0">
        <w:t xml:space="preserve"> </w:t>
      </w:r>
      <w:proofErr w:type="spellStart"/>
      <w:r w:rsidR="00D76AB0">
        <w:t>tách</w:t>
      </w:r>
      <w:proofErr w:type="spellEnd"/>
      <w:r w:rsidR="00D76AB0">
        <w:t xml:space="preserve"> </w:t>
      </w:r>
      <w:proofErr w:type="spellStart"/>
      <w:r w:rsidR="00D76AB0">
        <w:t>phần</w:t>
      </w:r>
      <w:proofErr w:type="spellEnd"/>
      <w:r w:rsidR="00D76AB0">
        <w:t xml:space="preserve"> </w:t>
      </w:r>
      <w:proofErr w:type="spellStart"/>
      <w:r w:rsidR="00D76AB0">
        <w:t>xử</w:t>
      </w:r>
      <w:proofErr w:type="spellEnd"/>
      <w:r w:rsidR="00D76AB0">
        <w:t xml:space="preserve"> </w:t>
      </w:r>
      <w:proofErr w:type="spellStart"/>
      <w:r w:rsidR="00D76AB0">
        <w:t>lý</w:t>
      </w:r>
      <w:proofErr w:type="spellEnd"/>
      <w:r w:rsidR="00D76AB0">
        <w:t xml:space="preserve"> </w:t>
      </w:r>
      <w:proofErr w:type="spellStart"/>
      <w:r w:rsidR="00D76AB0">
        <w:t>dữ</w:t>
      </w:r>
      <w:proofErr w:type="spellEnd"/>
      <w:r w:rsidR="00D76AB0">
        <w:t xml:space="preserve"> </w:t>
      </w:r>
      <w:proofErr w:type="spellStart"/>
      <w:r w:rsidR="00D76AB0">
        <w:t>liệu</w:t>
      </w:r>
      <w:proofErr w:type="spellEnd"/>
      <w:r w:rsidR="00D76AB0">
        <w:t xml:space="preserve"> </w:t>
      </w:r>
      <w:proofErr w:type="spellStart"/>
      <w:r w:rsidR="00D76AB0">
        <w:t>và</w:t>
      </w:r>
      <w:proofErr w:type="spellEnd"/>
      <w:r w:rsidR="00D76AB0">
        <w:t xml:space="preserve"> logic </w:t>
      </w:r>
      <w:proofErr w:type="spellStart"/>
      <w:r w:rsidR="00D76AB0">
        <w:t>ra</w:t>
      </w:r>
      <w:proofErr w:type="spellEnd"/>
      <w:r w:rsidR="00D76AB0">
        <w:t xml:space="preserve"> </w:t>
      </w:r>
      <w:proofErr w:type="spellStart"/>
      <w:r w:rsidR="00D76AB0">
        <w:t>riêng</w:t>
      </w:r>
      <w:proofErr w:type="spellEnd"/>
      <w:r w:rsidR="00D76AB0">
        <w:t xml:space="preserve">, </w:t>
      </w:r>
      <w:proofErr w:type="spellStart"/>
      <w:r w:rsidR="00D76AB0">
        <w:t>dễ</w:t>
      </w:r>
      <w:proofErr w:type="spellEnd"/>
      <w:r w:rsidR="00D76AB0">
        <w:t xml:space="preserve"> </w:t>
      </w:r>
      <w:proofErr w:type="spellStart"/>
      <w:r w:rsidR="00D76AB0">
        <w:t>dàng</w:t>
      </w:r>
      <w:proofErr w:type="spellEnd"/>
      <w:r w:rsidR="00D76AB0">
        <w:t xml:space="preserve"> </w:t>
      </w:r>
      <w:proofErr w:type="spellStart"/>
      <w:r w:rsidR="00D76AB0">
        <w:t>truy</w:t>
      </w:r>
      <w:proofErr w:type="spellEnd"/>
      <w:r w:rsidR="00D76AB0">
        <w:t xml:space="preserve"> </w:t>
      </w:r>
      <w:proofErr w:type="spellStart"/>
      <w:r w:rsidR="00D76AB0">
        <w:t>vấn</w:t>
      </w:r>
      <w:proofErr w:type="spellEnd"/>
      <w:r w:rsidR="00D76AB0">
        <w:t xml:space="preserve"> </w:t>
      </w:r>
      <w:proofErr w:type="spellStart"/>
      <w:r w:rsidR="00F07631">
        <w:t>và</w:t>
      </w:r>
      <w:proofErr w:type="spellEnd"/>
      <w:r w:rsidR="00F07631">
        <w:t xml:space="preserve"> </w:t>
      </w:r>
      <w:proofErr w:type="spellStart"/>
      <w:r w:rsidR="00F07631">
        <w:t>bảo</w:t>
      </w:r>
      <w:proofErr w:type="spellEnd"/>
      <w:r w:rsidR="00F07631">
        <w:t xml:space="preserve"> </w:t>
      </w:r>
      <w:proofErr w:type="spellStart"/>
      <w:r w:rsidR="00F07631">
        <w:t>trì</w:t>
      </w:r>
      <w:proofErr w:type="spellEnd"/>
      <w:r w:rsidR="00F07631">
        <w:t xml:space="preserve"> code</w:t>
      </w:r>
      <w:r w:rsidR="00D20221">
        <w:t xml:space="preserve">. </w:t>
      </w:r>
      <w:proofErr w:type="spellStart"/>
      <w:r w:rsidR="00D20221">
        <w:t>Tăng</w:t>
      </w:r>
      <w:proofErr w:type="spellEnd"/>
      <w:r w:rsidR="00D20221">
        <w:t xml:space="preserve"> </w:t>
      </w:r>
      <w:proofErr w:type="spellStart"/>
      <w:r w:rsidR="00D20221">
        <w:t>khả</w:t>
      </w:r>
      <w:proofErr w:type="spellEnd"/>
      <w:r w:rsidR="00D20221">
        <w:t xml:space="preserve"> </w:t>
      </w:r>
      <w:proofErr w:type="spellStart"/>
      <w:r w:rsidR="00D20221">
        <w:t>năng</w:t>
      </w:r>
      <w:proofErr w:type="spellEnd"/>
      <w:r w:rsidR="00D20221">
        <w:t xml:space="preserve"> </w:t>
      </w:r>
      <w:proofErr w:type="spellStart"/>
      <w:r w:rsidR="00D20221">
        <w:t>tái</w:t>
      </w:r>
      <w:proofErr w:type="spellEnd"/>
      <w:r w:rsidR="00D20221">
        <w:t xml:space="preserve"> </w:t>
      </w:r>
      <w:proofErr w:type="spellStart"/>
      <w:r w:rsidR="00D20221">
        <w:t>sử</w:t>
      </w:r>
      <w:proofErr w:type="spellEnd"/>
      <w:r w:rsidR="00D20221">
        <w:t xml:space="preserve"> </w:t>
      </w:r>
      <w:proofErr w:type="spellStart"/>
      <w:r w:rsidR="00D20221">
        <w:t>dụng</w:t>
      </w:r>
      <w:proofErr w:type="spellEnd"/>
      <w:r w:rsidR="00D20221">
        <w:t xml:space="preserve">, </w:t>
      </w:r>
      <w:proofErr w:type="spellStart"/>
      <w:r w:rsidR="001E21DB">
        <w:t>không</w:t>
      </w:r>
      <w:proofErr w:type="spellEnd"/>
      <w:r w:rsidR="001E21DB">
        <w:t xml:space="preserve"> </w:t>
      </w:r>
      <w:proofErr w:type="spellStart"/>
      <w:r w:rsidR="001E21DB">
        <w:t>lặp</w:t>
      </w:r>
      <w:proofErr w:type="spellEnd"/>
      <w:r w:rsidR="001E21DB">
        <w:t xml:space="preserve"> </w:t>
      </w:r>
      <w:proofErr w:type="spellStart"/>
      <w:r w:rsidR="001E21DB">
        <w:t>lại</w:t>
      </w:r>
      <w:proofErr w:type="spellEnd"/>
      <w:r w:rsidR="001E21DB">
        <w:t xml:space="preserve"> code </w:t>
      </w:r>
      <w:proofErr w:type="spellStart"/>
      <w:r w:rsidR="00480AF2">
        <w:t>và</w:t>
      </w:r>
      <w:proofErr w:type="spellEnd"/>
      <w:r w:rsidR="00480AF2">
        <w:t xml:space="preserve"> </w:t>
      </w:r>
      <w:proofErr w:type="spellStart"/>
      <w:r w:rsidR="00480AF2">
        <w:t>dễ</w:t>
      </w:r>
      <w:proofErr w:type="spellEnd"/>
      <w:r w:rsidR="00480AF2">
        <w:t xml:space="preserve"> </w:t>
      </w:r>
      <w:proofErr w:type="spellStart"/>
      <w:r w:rsidR="00480AF2">
        <w:t>dàng</w:t>
      </w:r>
      <w:proofErr w:type="spellEnd"/>
      <w:r w:rsidR="00480AF2">
        <w:t xml:space="preserve"> </w:t>
      </w:r>
      <w:proofErr w:type="spellStart"/>
      <w:r w:rsidR="00480AF2">
        <w:t>sửa</w:t>
      </w:r>
      <w:proofErr w:type="spellEnd"/>
      <w:r w:rsidR="00480AF2">
        <w:t xml:space="preserve"> </w:t>
      </w:r>
      <w:proofErr w:type="spellStart"/>
      <w:r w:rsidR="00480AF2">
        <w:t>đổi</w:t>
      </w:r>
      <w:proofErr w:type="spellEnd"/>
    </w:p>
    <w:p w14:paraId="217542A1" w14:textId="77777777" w:rsidR="007C50AC" w:rsidRDefault="00F634BA" w:rsidP="006B3174">
      <w:pPr>
        <w:pStyle w:val="Heading3"/>
      </w:pPr>
      <w:bookmarkStart w:id="9" w:name="_Toc241939869"/>
      <w:r>
        <w:t>Class Diagram</w:t>
      </w:r>
      <w:bookmarkEnd w:id="9"/>
      <w:r>
        <w:t xml:space="preserve"> </w:t>
      </w:r>
    </w:p>
    <w:p w14:paraId="0C73ED90" w14:textId="07BB362D" w:rsidR="00757D49" w:rsidRPr="00757D49" w:rsidRDefault="00684A6E" w:rsidP="00757D49">
      <w:r w:rsidRPr="00684A6E">
        <w:rPr>
          <w:noProof/>
        </w:rPr>
        <w:drawing>
          <wp:inline distT="0" distB="0" distL="0" distR="0" wp14:anchorId="5083AE8E" wp14:editId="619987D6">
            <wp:extent cx="5972175" cy="3771900"/>
            <wp:effectExtent l="0" t="0" r="9525" b="0"/>
            <wp:docPr id="1512505282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05282" name="Picture 1" descr="A diagram of a product&#10;&#10;AI-generated content may be incorrect."/>
                    <pic:cNvPicPr/>
                  </pic:nvPicPr>
                  <pic:blipFill rotWithShape="1">
                    <a:blip r:embed="rId14"/>
                    <a:srcRect t="3749" b="3452"/>
                    <a:stretch/>
                  </pic:blipFill>
                  <pic:spPr bwMode="auto">
                    <a:xfrm>
                      <a:off x="0" y="0"/>
                      <a:ext cx="5972175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4A3DE" w14:textId="4630C6C1" w:rsidR="00F634BA" w:rsidRDefault="00F634BA" w:rsidP="006B3174">
      <w:pPr>
        <w:pStyle w:val="Heading3"/>
      </w:pPr>
      <w:bookmarkStart w:id="10" w:name="_Toc241939870"/>
      <w:r>
        <w:t>Code</w:t>
      </w:r>
      <w:bookmarkEnd w:id="10"/>
    </w:p>
    <w:p w14:paraId="50BFE13C" w14:textId="77777777" w:rsidR="00BB6D11" w:rsidRPr="00B071D8" w:rsidRDefault="00BB6D11" w:rsidP="00EA4030"/>
    <w:p w14:paraId="2174E3DA" w14:textId="77777777" w:rsidR="00BB6D11" w:rsidRDefault="00BB6D11" w:rsidP="00EA4030">
      <w:pPr>
        <w:rPr>
          <w:lang w:val="vi-VN"/>
        </w:rPr>
      </w:pPr>
    </w:p>
    <w:p w14:paraId="25296B31" w14:textId="77777777" w:rsidR="00BB6D11" w:rsidRDefault="00BB6D11" w:rsidP="00EA4030">
      <w:pPr>
        <w:rPr>
          <w:lang w:val="vi-VN"/>
        </w:rPr>
      </w:pPr>
    </w:p>
    <w:p w14:paraId="3E0F22CB" w14:textId="77777777" w:rsidR="002133FB" w:rsidRDefault="002133FB" w:rsidP="00EA4030">
      <w:pPr>
        <w:rPr>
          <w:lang w:val="vi-VN"/>
        </w:rPr>
      </w:pPr>
    </w:p>
    <w:p w14:paraId="29EFB0D9" w14:textId="77777777" w:rsidR="002133FB" w:rsidRDefault="002133FB" w:rsidP="00EA4030">
      <w:pPr>
        <w:rPr>
          <w:lang w:val="vi-VN"/>
        </w:rPr>
      </w:pPr>
    </w:p>
    <w:p w14:paraId="40157899" w14:textId="35EE5F36" w:rsidR="00816BE8" w:rsidRDefault="00816BE8" w:rsidP="00EA4030">
      <w:pPr>
        <w:rPr>
          <w:lang w:val="vi-VN"/>
        </w:rPr>
      </w:pPr>
    </w:p>
    <w:p w14:paraId="4C8D1716" w14:textId="7332B05C" w:rsidR="00816BE8" w:rsidRDefault="00816BE8" w:rsidP="00EA4030">
      <w:pPr>
        <w:rPr>
          <w:lang w:val="vi-VN"/>
        </w:rPr>
      </w:pPr>
    </w:p>
    <w:p w14:paraId="42644766" w14:textId="14C75F68" w:rsidR="00816BE8" w:rsidRDefault="004D0230" w:rsidP="00EA4030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6391EF4" wp14:editId="284D1197">
                <wp:simplePos x="0" y="0"/>
                <wp:positionH relativeFrom="column">
                  <wp:posOffset>-108585</wp:posOffset>
                </wp:positionH>
                <wp:positionV relativeFrom="paragraph">
                  <wp:posOffset>-241300</wp:posOffset>
                </wp:positionV>
                <wp:extent cx="5991225" cy="7162800"/>
                <wp:effectExtent l="0" t="0" r="28575" b="19050"/>
                <wp:wrapNone/>
                <wp:docPr id="13746093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716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DC08F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7F5133D8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693ED615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2AA7E422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System.Linq;</w:t>
                            </w:r>
                          </w:p>
                          <w:p w14:paraId="05E7B38A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24DF57AD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7335793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77B36011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377958D3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ICategoryRepository</w:t>
                            </w:r>
                          </w:p>
                          <w:p w14:paraId="455158D0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5CC90C50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_context;</w:t>
                            </w:r>
                          </w:p>
                          <w:p w14:paraId="27EA305B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E4DDDFC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</w:t>
                            </w:r>
                          </w:p>
                          <w:p w14:paraId="6C49FEF6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DC70B37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 = context;</w:t>
                            </w:r>
                          </w:p>
                          <w:p w14:paraId="080633E5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10195DB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4DEDF34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GetAllAsync()</w:t>
                            </w:r>
                          </w:p>
                          <w:p w14:paraId="5525B66A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2D3E942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_context.Categories.ToListAsync();</w:t>
                            </w:r>
                          </w:p>
                          <w:p w14:paraId="36A86045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48201FE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A935FB1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</w:t>
                            </w:r>
                          </w:p>
                          <w:p w14:paraId="42CACADD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8D557A6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_context.Categories.FindAsync(id);</w:t>
                            </w:r>
                          </w:p>
                          <w:p w14:paraId="2B907391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FAE49AE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C4D8768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</w:t>
                            </w:r>
                          </w:p>
                          <w:p w14:paraId="0550698A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8ED94EB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"Adding category to DbContext..."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D76E7A4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_context.Categories.AddAsync(category);</w:t>
                            </w:r>
                          </w:p>
                          <w:p w14:paraId="65A16A8C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_context.SaveChangesAsync();</w:t>
                            </w:r>
                          </w:p>
                          <w:p w14:paraId="7C81733E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D2F116E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1BC5ED5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</w:t>
                            </w:r>
                          </w:p>
                          <w:p w14:paraId="128F0239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3550D51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_context.Categories.Update(category);</w:t>
                            </w:r>
                          </w:p>
                          <w:p w14:paraId="40EC9047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_context.SaveChangesAsync();</w:t>
                            </w:r>
                          </w:p>
                          <w:p w14:paraId="4E67C1F1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D8825B2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B1B1420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</w:t>
                            </w:r>
                          </w:p>
                          <w:p w14:paraId="08DFF036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20F0057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_context.Categories.Remove(category);</w:t>
                            </w:r>
                          </w:p>
                          <w:p w14:paraId="648CD056" w14:textId="15381F0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.CompletedTask;</w:t>
                            </w:r>
                          </w:p>
                          <w:p w14:paraId="09215F11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6048D143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6490D91F" w14:textId="77777777" w:rsidR="00816BE8" w:rsidRDefault="00816BE8" w:rsidP="00816B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37F1A9C4" w14:textId="77777777" w:rsidR="00816BE8" w:rsidRDefault="00816B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91EF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8.55pt;margin-top:-19pt;width:471.75pt;height:564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" fillcolor="white [3201]" strokeweight=".5pt">
                <v:textbox>
                  <w:txbxContent>
                    <w:p w14:paraId="7C7DC08F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7F5133D8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693ED615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2AA7E422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System.Linq;</w:t>
                      </w:r>
                    </w:p>
                    <w:p w14:paraId="05E7B38A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24DF57AD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7335793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77B36011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377958D3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ICategoryRepository</w:t>
                      </w:r>
                    </w:p>
                    <w:p w14:paraId="455158D0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5CC90C50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_context;</w:t>
                      </w:r>
                    </w:p>
                    <w:p w14:paraId="27EA305B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E4DDDFC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</w:t>
                      </w:r>
                    </w:p>
                    <w:p w14:paraId="6C49FEF6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DC70B37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 = context;</w:t>
                      </w:r>
                    </w:p>
                    <w:p w14:paraId="080633E5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10195DB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4DEDF34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GetAllAsync()</w:t>
                      </w:r>
                    </w:p>
                    <w:p w14:paraId="5525B66A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2D3E942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_context.Categories.ToListAsync();</w:t>
                      </w:r>
                    </w:p>
                    <w:p w14:paraId="36A86045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48201FE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A935FB1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</w:t>
                      </w:r>
                    </w:p>
                    <w:p w14:paraId="42CACADD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8D557A6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_context.Categories.FindAsync(id);</w:t>
                      </w:r>
                    </w:p>
                    <w:p w14:paraId="2B907391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FAE49AE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C4D8768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</w:t>
                      </w:r>
                    </w:p>
                    <w:p w14:paraId="0550698A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8ED94EB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"Adding category to DbContext..."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D76E7A4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_context.Categories.AddAsync(category);</w:t>
                      </w:r>
                    </w:p>
                    <w:p w14:paraId="65A16A8C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_context.SaveChangesAsync();</w:t>
                      </w:r>
                    </w:p>
                    <w:p w14:paraId="7C81733E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D2F116E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1BC5ED5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</w:t>
                      </w:r>
                    </w:p>
                    <w:p w14:paraId="128F0239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3550D51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_context.Categories.Update(category);</w:t>
                      </w:r>
                    </w:p>
                    <w:p w14:paraId="40EC9047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_context.SaveChangesAsync();</w:t>
                      </w:r>
                    </w:p>
                    <w:p w14:paraId="4E67C1F1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D8825B2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B1B1420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</w:t>
                      </w:r>
                    </w:p>
                    <w:p w14:paraId="08DFF036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20F0057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_context.Categories.Remove(category);</w:t>
                      </w:r>
                    </w:p>
                    <w:p w14:paraId="648CD056" w14:textId="15381F0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.CompletedTask;</w:t>
                      </w:r>
                    </w:p>
                    <w:p w14:paraId="09215F11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6048D143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6490D91F" w14:textId="77777777" w:rsidR="00816BE8" w:rsidRDefault="00816BE8" w:rsidP="00816BE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37F1A9C4" w14:textId="77777777" w:rsidR="00816BE8" w:rsidRDefault="00816BE8"/>
                  </w:txbxContent>
                </v:textbox>
              </v:shape>
            </w:pict>
          </mc:Fallback>
        </mc:AlternateContent>
      </w:r>
    </w:p>
    <w:p w14:paraId="4133178A" w14:textId="77777777" w:rsidR="00816BE8" w:rsidRDefault="00816BE8" w:rsidP="00EA4030">
      <w:pPr>
        <w:rPr>
          <w:lang w:val="vi-VN"/>
        </w:rPr>
      </w:pPr>
    </w:p>
    <w:p w14:paraId="025FBDAF" w14:textId="77777777" w:rsidR="00816BE8" w:rsidRDefault="00816BE8" w:rsidP="00EA4030">
      <w:pPr>
        <w:rPr>
          <w:lang w:val="vi-VN"/>
        </w:rPr>
      </w:pPr>
    </w:p>
    <w:p w14:paraId="4FAD7008" w14:textId="77777777" w:rsidR="00816BE8" w:rsidRDefault="00816BE8" w:rsidP="00EA4030">
      <w:pPr>
        <w:rPr>
          <w:lang w:val="vi-VN"/>
        </w:rPr>
      </w:pPr>
    </w:p>
    <w:p w14:paraId="31D446F2" w14:textId="77777777" w:rsidR="00816BE8" w:rsidRDefault="00816BE8" w:rsidP="00EA4030">
      <w:pPr>
        <w:rPr>
          <w:lang w:val="vi-VN"/>
        </w:rPr>
      </w:pPr>
    </w:p>
    <w:p w14:paraId="5577B601" w14:textId="77777777" w:rsidR="00816BE8" w:rsidRDefault="00816BE8" w:rsidP="00EA4030">
      <w:pPr>
        <w:rPr>
          <w:lang w:val="vi-VN"/>
        </w:rPr>
      </w:pPr>
    </w:p>
    <w:p w14:paraId="22CAA6D5" w14:textId="77777777" w:rsidR="00816BE8" w:rsidRDefault="00816BE8" w:rsidP="00EA4030">
      <w:pPr>
        <w:rPr>
          <w:lang w:val="vi-VN"/>
        </w:rPr>
      </w:pPr>
    </w:p>
    <w:p w14:paraId="6494FBCB" w14:textId="77777777" w:rsidR="00816BE8" w:rsidRDefault="00816BE8" w:rsidP="00EA4030">
      <w:pPr>
        <w:rPr>
          <w:lang w:val="vi-VN"/>
        </w:rPr>
      </w:pPr>
    </w:p>
    <w:p w14:paraId="2491CB70" w14:textId="77777777" w:rsidR="00816BE8" w:rsidRDefault="00816BE8" w:rsidP="00EA4030">
      <w:pPr>
        <w:rPr>
          <w:lang w:val="vi-VN"/>
        </w:rPr>
      </w:pPr>
    </w:p>
    <w:p w14:paraId="264BAC1E" w14:textId="77777777" w:rsidR="00816BE8" w:rsidRDefault="00816BE8" w:rsidP="00EA4030">
      <w:pPr>
        <w:rPr>
          <w:lang w:val="vi-VN"/>
        </w:rPr>
      </w:pPr>
    </w:p>
    <w:p w14:paraId="4468454D" w14:textId="77777777" w:rsidR="00816BE8" w:rsidRDefault="00816BE8" w:rsidP="00EA4030">
      <w:pPr>
        <w:rPr>
          <w:lang w:val="vi-VN"/>
        </w:rPr>
      </w:pPr>
    </w:p>
    <w:p w14:paraId="3DD3DDDF" w14:textId="77777777" w:rsidR="00816BE8" w:rsidRDefault="00816BE8" w:rsidP="00EA4030">
      <w:pPr>
        <w:rPr>
          <w:lang w:val="vi-VN"/>
        </w:rPr>
      </w:pPr>
    </w:p>
    <w:p w14:paraId="32B528F0" w14:textId="77777777" w:rsidR="00816BE8" w:rsidRDefault="00816BE8" w:rsidP="00EA4030">
      <w:pPr>
        <w:rPr>
          <w:lang w:val="vi-VN"/>
        </w:rPr>
      </w:pPr>
    </w:p>
    <w:p w14:paraId="1D3EA523" w14:textId="77777777" w:rsidR="00816BE8" w:rsidRDefault="00816BE8" w:rsidP="00EA4030">
      <w:pPr>
        <w:rPr>
          <w:lang w:val="vi-VN"/>
        </w:rPr>
      </w:pPr>
    </w:p>
    <w:p w14:paraId="6E208277" w14:textId="77777777" w:rsidR="00816BE8" w:rsidRDefault="00816BE8" w:rsidP="00EA4030">
      <w:pPr>
        <w:rPr>
          <w:lang w:val="vi-VN"/>
        </w:rPr>
      </w:pPr>
    </w:p>
    <w:p w14:paraId="7ED0A2AC" w14:textId="77777777" w:rsidR="00816BE8" w:rsidRDefault="00816BE8" w:rsidP="00EA4030">
      <w:pPr>
        <w:rPr>
          <w:lang w:val="vi-VN"/>
        </w:rPr>
      </w:pPr>
    </w:p>
    <w:p w14:paraId="2E473180" w14:textId="77777777" w:rsidR="00816BE8" w:rsidRDefault="00816BE8" w:rsidP="00EA4030">
      <w:pPr>
        <w:rPr>
          <w:lang w:val="vi-VN"/>
        </w:rPr>
      </w:pPr>
    </w:p>
    <w:p w14:paraId="28AC370D" w14:textId="77777777" w:rsidR="00816BE8" w:rsidRDefault="00816BE8" w:rsidP="00EA4030">
      <w:pPr>
        <w:rPr>
          <w:lang w:val="vi-VN"/>
        </w:rPr>
      </w:pPr>
    </w:p>
    <w:p w14:paraId="3A2A6433" w14:textId="77777777" w:rsidR="00816BE8" w:rsidRDefault="00816BE8" w:rsidP="00EA4030">
      <w:pPr>
        <w:rPr>
          <w:lang w:val="vi-VN"/>
        </w:rPr>
      </w:pPr>
    </w:p>
    <w:p w14:paraId="0CAB50DD" w14:textId="77777777" w:rsidR="00816BE8" w:rsidRDefault="00816BE8" w:rsidP="00EA4030">
      <w:pPr>
        <w:rPr>
          <w:lang w:val="vi-VN"/>
        </w:rPr>
      </w:pPr>
    </w:p>
    <w:p w14:paraId="631396C5" w14:textId="77777777" w:rsidR="00816BE8" w:rsidRDefault="00816BE8" w:rsidP="00EA4030">
      <w:pPr>
        <w:rPr>
          <w:lang w:val="vi-VN"/>
        </w:rPr>
      </w:pPr>
    </w:p>
    <w:p w14:paraId="718B047B" w14:textId="77777777" w:rsidR="00816BE8" w:rsidRDefault="00816BE8" w:rsidP="00EA4030">
      <w:pPr>
        <w:rPr>
          <w:lang w:val="vi-VN"/>
        </w:rPr>
      </w:pPr>
    </w:p>
    <w:p w14:paraId="60F45F2F" w14:textId="77777777" w:rsidR="00816BE8" w:rsidRDefault="00816BE8" w:rsidP="00EA4030">
      <w:pPr>
        <w:rPr>
          <w:lang w:val="vi-VN"/>
        </w:rPr>
      </w:pPr>
    </w:p>
    <w:p w14:paraId="53962766" w14:textId="77777777" w:rsidR="00816BE8" w:rsidRDefault="00816BE8" w:rsidP="00EA4030">
      <w:pPr>
        <w:rPr>
          <w:lang w:val="vi-VN"/>
        </w:rPr>
      </w:pPr>
    </w:p>
    <w:p w14:paraId="373CCF31" w14:textId="77777777" w:rsidR="00816BE8" w:rsidRDefault="00816BE8" w:rsidP="00EA4030">
      <w:pPr>
        <w:rPr>
          <w:lang w:val="vi-VN"/>
        </w:rPr>
      </w:pPr>
    </w:p>
    <w:p w14:paraId="22395CF2" w14:textId="77777777" w:rsidR="00816BE8" w:rsidRDefault="00816BE8" w:rsidP="00EA4030">
      <w:pPr>
        <w:rPr>
          <w:lang w:val="vi-VN"/>
        </w:rPr>
      </w:pPr>
    </w:p>
    <w:p w14:paraId="202DDAD8" w14:textId="77777777" w:rsidR="00816BE8" w:rsidRDefault="00816BE8" w:rsidP="00EA4030">
      <w:pPr>
        <w:rPr>
          <w:lang w:val="vi-VN"/>
        </w:rPr>
      </w:pPr>
    </w:p>
    <w:p w14:paraId="6EDA6EA7" w14:textId="77777777" w:rsidR="00816BE8" w:rsidRDefault="00816BE8" w:rsidP="00EA4030">
      <w:pPr>
        <w:rPr>
          <w:lang w:val="vi-VN"/>
        </w:rPr>
      </w:pPr>
    </w:p>
    <w:p w14:paraId="79E99C27" w14:textId="77777777" w:rsidR="00816BE8" w:rsidRDefault="00816BE8" w:rsidP="00EA4030">
      <w:pPr>
        <w:rPr>
          <w:lang w:val="vi-VN"/>
        </w:rPr>
      </w:pPr>
    </w:p>
    <w:p w14:paraId="533BCF6E" w14:textId="77777777" w:rsidR="00816BE8" w:rsidRDefault="00816BE8" w:rsidP="00EA4030">
      <w:pPr>
        <w:rPr>
          <w:lang w:val="vi-VN"/>
        </w:rPr>
      </w:pPr>
    </w:p>
    <w:p w14:paraId="449876DB" w14:textId="77777777" w:rsidR="00816BE8" w:rsidRDefault="00816BE8" w:rsidP="00EA4030">
      <w:pPr>
        <w:rPr>
          <w:lang w:val="vi-VN"/>
        </w:rPr>
      </w:pPr>
    </w:p>
    <w:p w14:paraId="38C22A63" w14:textId="77777777" w:rsidR="00816BE8" w:rsidRDefault="00816BE8" w:rsidP="00EA4030">
      <w:pPr>
        <w:rPr>
          <w:lang w:val="vi-VN"/>
        </w:rPr>
      </w:pPr>
    </w:p>
    <w:p w14:paraId="512D4C0C" w14:textId="77777777" w:rsidR="00816BE8" w:rsidRDefault="00816BE8" w:rsidP="00EA4030">
      <w:pPr>
        <w:rPr>
          <w:lang w:val="vi-VN"/>
        </w:rPr>
      </w:pPr>
    </w:p>
    <w:p w14:paraId="00833000" w14:textId="77777777" w:rsidR="00816BE8" w:rsidRDefault="00816BE8" w:rsidP="00EA4030">
      <w:pPr>
        <w:rPr>
          <w:lang w:val="vi-VN"/>
        </w:rPr>
      </w:pPr>
    </w:p>
    <w:p w14:paraId="64206116" w14:textId="77777777" w:rsidR="00816BE8" w:rsidRDefault="00816BE8" w:rsidP="00EA4030">
      <w:pPr>
        <w:rPr>
          <w:lang w:val="vi-VN"/>
        </w:rPr>
      </w:pPr>
    </w:p>
    <w:p w14:paraId="2F3A31A5" w14:textId="77777777" w:rsidR="002133FB" w:rsidRPr="00BF4D90" w:rsidRDefault="002133FB" w:rsidP="00EA4030"/>
    <w:p w14:paraId="24DFB193" w14:textId="77777777" w:rsidR="002133FB" w:rsidRDefault="002133FB" w:rsidP="00EA4030">
      <w:pPr>
        <w:rPr>
          <w:lang w:val="vi-VN"/>
        </w:rPr>
      </w:pPr>
    </w:p>
    <w:p w14:paraId="46BCD427" w14:textId="77777777" w:rsidR="002133FB" w:rsidRDefault="002133FB" w:rsidP="00EA4030">
      <w:pPr>
        <w:rPr>
          <w:lang w:val="vi-VN"/>
        </w:rPr>
      </w:pPr>
    </w:p>
    <w:p w14:paraId="54BCCB66" w14:textId="77777777" w:rsidR="002133FB" w:rsidRDefault="002133FB" w:rsidP="00EA4030">
      <w:pPr>
        <w:rPr>
          <w:lang w:val="vi-VN"/>
        </w:rPr>
      </w:pPr>
    </w:p>
    <w:p w14:paraId="0323021F" w14:textId="77777777" w:rsidR="002133FB" w:rsidRDefault="002133FB" w:rsidP="00EA4030">
      <w:pPr>
        <w:rPr>
          <w:lang w:val="vi-VN"/>
        </w:rPr>
      </w:pPr>
    </w:p>
    <w:p w14:paraId="521A9BB6" w14:textId="7BF60BBC" w:rsidR="0014381D" w:rsidRDefault="0014381D">
      <w:pPr>
        <w:rPr>
          <w:lang w:val="vi-VN"/>
        </w:rPr>
      </w:pPr>
      <w:r>
        <w:rPr>
          <w:lang w:val="vi-VN"/>
        </w:rPr>
        <w:br w:type="page"/>
      </w:r>
    </w:p>
    <w:p w14:paraId="726D3AF4" w14:textId="5116C40A" w:rsidR="002133FB" w:rsidRPr="00BB6D11" w:rsidRDefault="0014381D" w:rsidP="00EA4030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0A5AC41" wp14:editId="6AC60A3E">
                <wp:simplePos x="0" y="0"/>
                <wp:positionH relativeFrom="column">
                  <wp:posOffset>-241935</wp:posOffset>
                </wp:positionH>
                <wp:positionV relativeFrom="paragraph">
                  <wp:posOffset>-557530</wp:posOffset>
                </wp:positionV>
                <wp:extent cx="6038850" cy="6467475"/>
                <wp:effectExtent l="0" t="0" r="19050" b="28575"/>
                <wp:wrapNone/>
                <wp:docPr id="10060056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6467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7C53A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ClothingStore.Decorator;</w:t>
                            </w:r>
                          </w:p>
                          <w:p w14:paraId="03B61492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7B3FD7FD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B4DF287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</w:t>
                            </w:r>
                          </w:p>
                          <w:p w14:paraId="585E1B5B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2D4C44A2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DbContext</w:t>
                            </w:r>
                          </w:p>
                          <w:p w14:paraId="61F1B4C5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10B0D312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DbContextOptions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options) </w:t>
                            </w:r>
                          </w:p>
                          <w:p w14:paraId="6A9E036C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base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(options) { }</w:t>
                            </w:r>
                          </w:p>
                          <w:p w14:paraId="4AF634AE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24FC702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Users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99282BA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Account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Accounts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74ADDBBB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Customer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Customers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4CD37DAF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Categories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68897A03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Products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7D1AC451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Orders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06EA419A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OrderDetails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63E37341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Cart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Carts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7C97B4D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DbSet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Vouchers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778C0805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21C99DB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E475215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override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OnModelCreating(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ModelBuilder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modelBuilder)</w:t>
                            </w:r>
                          </w:p>
                          <w:p w14:paraId="0124BC36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9550927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modelBuilder.Entity&lt;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&gt;()</w:t>
                            </w:r>
                          </w:p>
                          <w:p w14:paraId="4E4D1D72" w14:textId="073D0D9B" w:rsidR="0014381D" w:rsidRDefault="00997725" w:rsidP="00997725">
                            <w:pPr>
                              <w:autoSpaceDE w:val="0"/>
                              <w:autoSpaceDN w:val="0"/>
                              <w:adjustRightInd w:val="0"/>
                              <w:ind w:left="144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</w:t>
                            </w:r>
                            <w:r w:rsidR="0014381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.HasKey(c =&gt; c.IdCate); </w:t>
                            </w:r>
                          </w:p>
                          <w:p w14:paraId="7F6F8297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3F1D56F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modelBuilder.Entity&lt;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&gt;()</w:t>
                            </w:r>
                          </w:p>
                          <w:p w14:paraId="1F9609D3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.HasKey(od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{ od.IdOrder, od.IdProduct });</w:t>
                            </w:r>
                          </w:p>
                          <w:p w14:paraId="5A0398ED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70E9B8E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modelBuilder.Entity&lt;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&gt;()</w:t>
                            </w:r>
                          </w:p>
                          <w:p w14:paraId="66728028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.HasOne(od =&gt; od.Order)</w:t>
                            </w:r>
                          </w:p>
                          <w:p w14:paraId="51AB7C1C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.WithMany(o =&gt; o.OrderDetails)</w:t>
                            </w:r>
                          </w:p>
                          <w:p w14:paraId="3AC5287F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.HasForeignKey(od =&gt; od.IdOrder);</w:t>
                            </w:r>
                          </w:p>
                          <w:p w14:paraId="38AF6050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B0E9E2D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modelBuilder.Entity&lt;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&gt;()</w:t>
                            </w:r>
                          </w:p>
                          <w:p w14:paraId="3AD6F845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.HasOne(od =&gt; od.Product)</w:t>
                            </w:r>
                          </w:p>
                          <w:p w14:paraId="63FF3353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.WithMany(p =&gt; p.OrderDetails)</w:t>
                            </w:r>
                          </w:p>
                          <w:p w14:paraId="5060E333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.HasForeignKey(od =&gt; od.IdProduct);</w:t>
                            </w:r>
                          </w:p>
                          <w:p w14:paraId="2FF8F285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C7CADBB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621E1D5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CE18ECE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24305A4A" w14:textId="77777777" w:rsidR="0014381D" w:rsidRDefault="0014381D" w:rsidP="0014381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695B8765" w14:textId="77777777" w:rsidR="0014381D" w:rsidRDefault="001438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5AC41" id="Text Box 5" o:spid="_x0000_s1027" type="#_x0000_t202" style="position:absolute;margin-left:-19.05pt;margin-top:-43.9pt;width:475.5pt;height:509.2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" fillcolor="white [3201]" strokeweight=".5pt">
                <v:textbox>
                  <w:txbxContent>
                    <w:p w14:paraId="2FD7C53A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ClothingStore.Decorator;</w:t>
                      </w:r>
                    </w:p>
                    <w:p w14:paraId="03B61492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7B3FD7FD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B4DF287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</w:t>
                      </w:r>
                    </w:p>
                    <w:p w14:paraId="585E1B5B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2D4C44A2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DbContext</w:t>
                      </w:r>
                    </w:p>
                    <w:p w14:paraId="61F1B4C5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10B0D312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DbContextOptions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options) </w:t>
                      </w:r>
                    </w:p>
                    <w:p w14:paraId="6A9E036C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base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(options) { }</w:t>
                      </w:r>
                    </w:p>
                    <w:p w14:paraId="4AF634AE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24FC702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Users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99282BA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Account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Accounts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74ADDBBB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Customer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Customers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4CD37DAF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Categories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68897A03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Products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7D1AC451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Orders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06EA419A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OrderDetails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63E37341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Cart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Carts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7C97B4D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DbSet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Vouchers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778C0805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21C99DB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E475215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override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OnModelCreating(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ModelBuilder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modelBuilder)</w:t>
                      </w:r>
                    </w:p>
                    <w:p w14:paraId="0124BC36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9550927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modelBuilder.Entity&lt;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&gt;()</w:t>
                      </w:r>
                    </w:p>
                    <w:p w14:paraId="4E4D1D72" w14:textId="073D0D9B" w:rsidR="0014381D" w:rsidRDefault="00997725" w:rsidP="00997725">
                      <w:pPr>
                        <w:autoSpaceDE w:val="0"/>
                        <w:autoSpaceDN w:val="0"/>
                        <w:adjustRightInd w:val="0"/>
                        <w:ind w:left="144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</w:t>
                      </w:r>
                      <w:r w:rsidR="0014381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.HasKey(c =&gt; c.IdCate); </w:t>
                      </w:r>
                    </w:p>
                    <w:p w14:paraId="7F6F8297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3F1D56F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modelBuilder.Entity&lt;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&gt;()</w:t>
                      </w:r>
                    </w:p>
                    <w:p w14:paraId="1F9609D3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.HasKey(od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{ od.IdOrder, od.IdProduct });</w:t>
                      </w:r>
                    </w:p>
                    <w:p w14:paraId="5A0398ED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70E9B8E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modelBuilder.Entity&lt;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&gt;()</w:t>
                      </w:r>
                    </w:p>
                    <w:p w14:paraId="66728028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.HasOne(od =&gt; od.Order)</w:t>
                      </w:r>
                    </w:p>
                    <w:p w14:paraId="51AB7C1C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.WithMany(o =&gt; o.OrderDetails)</w:t>
                      </w:r>
                    </w:p>
                    <w:p w14:paraId="3AC5287F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.HasForeignKey(od =&gt; od.IdOrder);</w:t>
                      </w:r>
                    </w:p>
                    <w:p w14:paraId="38AF6050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B0E9E2D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modelBuilder.Entity&lt;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&gt;()</w:t>
                      </w:r>
                    </w:p>
                    <w:p w14:paraId="3AD6F845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.HasOne(od =&gt; od.Product)</w:t>
                      </w:r>
                    </w:p>
                    <w:p w14:paraId="63FF3353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.WithMany(p =&gt; p.OrderDetails)</w:t>
                      </w:r>
                    </w:p>
                    <w:p w14:paraId="5060E333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.HasForeignKey(od =&gt; od.IdProduct);</w:t>
                      </w:r>
                    </w:p>
                    <w:p w14:paraId="2FF8F285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C7CADBB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621E1D5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CE18ECE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24305A4A" w14:textId="77777777" w:rsidR="0014381D" w:rsidRDefault="0014381D" w:rsidP="0014381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695B8765" w14:textId="77777777" w:rsidR="0014381D" w:rsidRDefault="0014381D"/>
                  </w:txbxContent>
                </v:textbox>
              </v:shape>
            </w:pict>
          </mc:Fallback>
        </mc:AlternateContent>
      </w:r>
      <w:r w:rsidR="009C2FC8">
        <w:rPr>
          <w:lang w:val="vi-VN"/>
        </w:rPr>
        <w:br w:type="page"/>
      </w:r>
      <w:r w:rsidR="000C0FE0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AFE1987" wp14:editId="2C6D7AFC">
                <wp:simplePos x="0" y="0"/>
                <wp:positionH relativeFrom="column">
                  <wp:posOffset>-260626</wp:posOffset>
                </wp:positionH>
                <wp:positionV relativeFrom="paragraph">
                  <wp:posOffset>5034544</wp:posOffset>
                </wp:positionV>
                <wp:extent cx="6003985" cy="2355011"/>
                <wp:effectExtent l="0" t="0" r="15875" b="26670"/>
                <wp:wrapNone/>
                <wp:docPr id="20218455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985" cy="2355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4FFDE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System.ComponentModel.DataAnnotations;</w:t>
                            </w:r>
                          </w:p>
                          <w:p w14:paraId="6698DB30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System.ComponentModel.DataAnnotations.Schema;</w:t>
                            </w:r>
                          </w:p>
                          <w:p w14:paraId="111D9DE0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83E6142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</w:t>
                            </w:r>
                          </w:p>
                          <w:p w14:paraId="4C25F45F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671CC0B8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</w:p>
                          <w:p w14:paraId="551A3560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697E783E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Key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</w:t>
                            </w:r>
                          </w:p>
                          <w:p w14:paraId="33D7D098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IdCate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796A2A89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8EEC95F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</w:p>
                          <w:p w14:paraId="7BB0283C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CateName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0048733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ICollection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&gt;? Products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8C37DAE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3EB940FF" w14:textId="77777777" w:rsidR="000C0FE0" w:rsidRDefault="000C0FE0" w:rsidP="000C0FE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7135A1DD" w14:textId="77777777" w:rsidR="000C0FE0" w:rsidRDefault="000C0F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E1987" id="Text Box 7" o:spid="_x0000_s1028" type="#_x0000_t202" style="position:absolute;margin-left:-20.5pt;margin-top:396.4pt;width:472.75pt;height:185.45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" fillcolor="white [3201]" strokeweight=".5pt">
                <v:textbox>
                  <w:txbxContent>
                    <w:p w14:paraId="7EC4FFDE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System.ComponentModel.DataAnnotations;</w:t>
                      </w:r>
                    </w:p>
                    <w:p w14:paraId="6698DB30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System.ComponentModel.DataAnnotations.Schema;</w:t>
                      </w:r>
                    </w:p>
                    <w:p w14:paraId="111D9DE0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83E6142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</w:t>
                      </w:r>
                    </w:p>
                    <w:p w14:paraId="4C25F45F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671CC0B8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</w:p>
                    <w:p w14:paraId="551A3560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697E783E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Key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</w:t>
                      </w:r>
                    </w:p>
                    <w:p w14:paraId="33D7D098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IdCate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796A2A89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8EEC95F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</w:p>
                    <w:p w14:paraId="7BB0283C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CateName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0048733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ICollection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&gt;? Products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8C37DAE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3EB940FF" w14:textId="77777777" w:rsidR="000C0FE0" w:rsidRDefault="000C0FE0" w:rsidP="000C0FE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7135A1DD" w14:textId="77777777" w:rsidR="000C0FE0" w:rsidRDefault="000C0FE0"/>
                  </w:txbxContent>
                </v:textbox>
              </v:shape>
            </w:pict>
          </mc:Fallback>
        </mc:AlternateContent>
      </w:r>
      <w:r w:rsidR="00C15FE5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4F49F4B" wp14:editId="729B97C7">
                <wp:simplePos x="0" y="0"/>
                <wp:positionH relativeFrom="column">
                  <wp:posOffset>-243373</wp:posOffset>
                </wp:positionH>
                <wp:positionV relativeFrom="paragraph">
                  <wp:posOffset>-469109</wp:posOffset>
                </wp:positionV>
                <wp:extent cx="5900468" cy="5253487"/>
                <wp:effectExtent l="0" t="0" r="24130" b="23495"/>
                <wp:wrapNone/>
                <wp:docPr id="1372876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68" cy="52534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FAB9C4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System.ComponentModel.DataAnnotations;</w:t>
                            </w:r>
                          </w:p>
                          <w:p w14:paraId="4FB53E03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System.ComponentModel.DataAnnotations.Schema;</w:t>
                            </w:r>
                          </w:p>
                          <w:p w14:paraId="7718E090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06BEE99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</w:t>
                            </w:r>
                          </w:p>
                          <w:p w14:paraId="17AD27D8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68DE4F26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</w:p>
                          <w:p w14:paraId="338F6229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1EB59451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Key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</w:t>
                            </w:r>
                          </w:p>
                          <w:p w14:paraId="37079D9A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IdProduct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A35DCEF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F699B4F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Required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(ErrorMessage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"Product Name is required."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51780169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ProductName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03DAFF93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38B697F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65ADE5E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Image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7117C96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4E5686D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Required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(ErrorMessage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"Description is required."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5FE3E095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Description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442B9CCE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82B5B28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Required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(ErrorMessage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"Quantity is required."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125502F2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Quantity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625EC997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968913A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Required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(ErrorMessage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"Price is required."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6B984312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Price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4B52040C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472199A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Required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(ErrorMessage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"Size is required."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484CE93C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Size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499C76CB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28614FA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ForeignKey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"Category"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3CDF7C62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Required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(ErrorMessage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"Category is required."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64B392F7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IdCate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581A05FD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Category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7964A934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5BC181E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ICollection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&gt;? OrderDetails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BF603DA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67FE8A93" w14:textId="77777777" w:rsidR="00C15FE5" w:rsidRDefault="00C15FE5" w:rsidP="00C15F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77F5A9E6" w14:textId="77777777" w:rsidR="00C15FE5" w:rsidRDefault="00C15F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49F4B" id="Text Box 6" o:spid="_x0000_s1029" type="#_x0000_t202" style="position:absolute;margin-left:-19.15pt;margin-top:-36.95pt;width:464.6pt;height:413.6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xrJPQIAAIQ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" fillcolor="white [3201]" strokeweight=".5pt">
                <v:textbox>
                  <w:txbxContent>
                    <w:p w14:paraId="0AFAB9C4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System.ComponentModel.DataAnnotations;</w:t>
                      </w:r>
                    </w:p>
                    <w:p w14:paraId="4FB53E03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System.ComponentModel.DataAnnotations.Schema;</w:t>
                      </w:r>
                    </w:p>
                    <w:p w14:paraId="7718E090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06BEE99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</w:t>
                      </w:r>
                    </w:p>
                    <w:p w14:paraId="17AD27D8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68DE4F26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</w:p>
                    <w:p w14:paraId="338F6229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1EB59451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Key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</w:t>
                      </w:r>
                    </w:p>
                    <w:p w14:paraId="37079D9A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IdProduct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A35DCEF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F699B4F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Required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(ErrorMessage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"Product Name is required."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51780169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ProductName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03DAFF93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38B697F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65ADE5E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Image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7117C96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4E5686D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Required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(ErrorMessage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"Description is required."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5FE3E095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Description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442B9CCE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82B5B28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Required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(ErrorMessage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"Quantity is required."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125502F2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Quantity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625EC997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968913A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Required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(ErrorMessage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"Price is required."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6B984312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Price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4B52040C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472199A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Required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(ErrorMessage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"Size is required."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484CE93C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Size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499C76CB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28614FA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ForeignKey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"Category"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3CDF7C62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Required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(ErrorMessage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"Category is required."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64B392F7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IdCate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581A05FD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Category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7964A934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5BC181E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ICollection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&gt;? OrderDetails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BF603DA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67FE8A93" w14:textId="77777777" w:rsidR="00C15FE5" w:rsidRDefault="00C15FE5" w:rsidP="00C15FE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77F5A9E6" w14:textId="77777777" w:rsidR="00C15FE5" w:rsidRDefault="00C15FE5"/>
                  </w:txbxContent>
                </v:textbox>
              </v:shape>
            </w:pict>
          </mc:Fallback>
        </mc:AlternateContent>
      </w:r>
      <w:r w:rsidR="00C15FE5">
        <w:rPr>
          <w:lang w:val="vi-VN"/>
        </w:rPr>
        <w:br w:type="page"/>
      </w:r>
      <w:r w:rsidR="00172906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06DE200" wp14:editId="69B2C7AF">
                <wp:simplePos x="0" y="0"/>
                <wp:positionH relativeFrom="column">
                  <wp:posOffset>-381372</wp:posOffset>
                </wp:positionH>
                <wp:positionV relativeFrom="paragraph">
                  <wp:posOffset>-615566</wp:posOffset>
                </wp:positionV>
                <wp:extent cx="6236898" cy="6883880"/>
                <wp:effectExtent l="0" t="0" r="12065" b="12700"/>
                <wp:wrapNone/>
                <wp:docPr id="9754238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6898" cy="688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05320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5201CD83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System.Linq;</w:t>
                            </w:r>
                          </w:p>
                          <w:p w14:paraId="2A360118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74D4BBC6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203494C4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1C3BE42B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0AD0B9B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49A305CF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0E22C180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IProductRepository</w:t>
                            </w:r>
                          </w:p>
                          <w:p w14:paraId="6666032B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7294873F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_context;</w:t>
                            </w:r>
                          </w:p>
                          <w:p w14:paraId="47157B0A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E1E11EA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</w:t>
                            </w:r>
                          </w:p>
                          <w:p w14:paraId="02A20B56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D99A71B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 = context;</w:t>
                            </w:r>
                          </w:p>
                          <w:p w14:paraId="2AAC6784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30BFFFB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E680F88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GetAllProductsAsync()</w:t>
                            </w:r>
                          </w:p>
                          <w:p w14:paraId="2928BBF5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ABF810B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_context.Products.Include(p =&gt; p.Category).ToListAsync();</w:t>
                            </w:r>
                          </w:p>
                          <w:p w14:paraId="3FC65112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62103B8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B987E11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GetProductByIdAsync(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</w:t>
                            </w:r>
                          </w:p>
                          <w:p w14:paraId="14290BF3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5BC1E7B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_context.Products</w:t>
                            </w:r>
                          </w:p>
                          <w:p w14:paraId="7F939103" w14:textId="7E06AF69" w:rsidR="00073C31" w:rsidRPr="00073C31" w:rsidRDefault="0078718A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  <w:ins w:id="11" w:author="Đỗ Thị Minh Thư" w:date="2025-04-01T21:10:00Z" w16du:dateUtc="2025-04-01T14:10:00Z"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 xml:space="preserve">    </w:t>
                              </w:r>
                            </w:ins>
                            <w:r w:rsidR="00073C3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  <w:t xml:space="preserve">                      </w:t>
                            </w:r>
                            <w:ins w:id="12" w:author="Đỗ Thị Minh Thư" w:date="2025-04-01T21:10:00Z" w16du:dateUtc="2025-04-01T14:10:00Z"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>.Include(p =&gt; p.Category)</w:t>
                              </w:r>
                            </w:ins>
                          </w:p>
                          <w:p w14:paraId="1CEA06D0" w14:textId="3C937245" w:rsidR="00172906" w:rsidRDefault="00F420C1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 w:rsidR="00172906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.Include(p =&gt; p.Category) </w:t>
                            </w:r>
                          </w:p>
                          <w:p w14:paraId="591420E5" w14:textId="7E83B4C3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 w:rsidR="00F420C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 w:rsidR="00F420C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 w:rsidR="00F420C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 w:rsidR="00F420C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.FirstOrDefaultAsync(p =&gt; p.IdProduct == id);</w:t>
                            </w:r>
                          </w:p>
                          <w:p w14:paraId="743EC808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78CC8C1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EFE52AD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AddProductAsync(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</w:t>
                            </w:r>
                          </w:p>
                          <w:p w14:paraId="5DB6AA63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43B37540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_context.Products.AddAsync(product);</w:t>
                            </w:r>
                          </w:p>
                          <w:p w14:paraId="56A5F78F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8170496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617CDF3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UpdateProductAsync(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</w:t>
                            </w:r>
                          </w:p>
                          <w:p w14:paraId="3A44CCDA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C739E69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_context.Products.Update(product);</w:t>
                            </w:r>
                          </w:p>
                          <w:p w14:paraId="7EF8E71B" w14:textId="77777777" w:rsidR="00073C31" w:rsidRDefault="0078718A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  <w:ins w:id="13" w:author="Đỗ Thị Minh Thư" w:date="2025-04-01T21:10:00Z" w16du:dateUtc="2025-04-01T14:10:00Z"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0000FF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>await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 xml:space="preserve"> 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>Task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 xml:space="preserve">.CompletedTask; </w:t>
                              </w:r>
                            </w:ins>
                          </w:p>
                          <w:p w14:paraId="7A910C77" w14:textId="0500CCE3" w:rsidR="00172906" w:rsidRDefault="00073C31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  <w:t xml:space="preserve">            </w:t>
                            </w:r>
                            <w:r w:rsidR="00172906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 w:rsidR="00172906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 w:rsidR="00172906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 w:rsidR="00172906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.CompletedTask; </w:t>
                            </w:r>
                          </w:p>
                          <w:p w14:paraId="299827D8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D3D51A0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4713DE4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DeleteProduct(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</w:t>
                            </w:r>
                          </w:p>
                          <w:p w14:paraId="47603AB4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1B8F44A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_context.Products.Remove(product);</w:t>
                            </w:r>
                          </w:p>
                          <w:p w14:paraId="3F80A01C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48B3B39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2C6BC683" w14:textId="77777777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27380A6E" w14:textId="7C08EFB9" w:rsidR="00172906" w:rsidRDefault="00172906" w:rsidP="0017290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</w:p>
                          <w:p w14:paraId="72877CC8" w14:textId="5B96C9C7" w:rsidR="00172906" w:rsidRDefault="001729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DE200" id="Text Box 8" o:spid="_x0000_s1030" type="#_x0000_t202" style="position:absolute;margin-left:-30.05pt;margin-top:-48.45pt;width:491.1pt;height:542.0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" fillcolor="white [3201]" strokeweight=".5pt">
                <v:textbox>
                  <w:txbxContent>
                    <w:p w14:paraId="2C805320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5201CD83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System.Linq;</w:t>
                      </w:r>
                    </w:p>
                    <w:p w14:paraId="2A360118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74D4BBC6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203494C4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1C3BE42B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0AD0B9B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49A305CF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0E22C180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IProductRepository</w:t>
                      </w:r>
                    </w:p>
                    <w:p w14:paraId="6666032B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7294873F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_context;</w:t>
                      </w:r>
                    </w:p>
                    <w:p w14:paraId="47157B0A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E1E11EA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</w:t>
                      </w:r>
                    </w:p>
                    <w:p w14:paraId="02A20B56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D99A71B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 = context;</w:t>
                      </w:r>
                    </w:p>
                    <w:p w14:paraId="2AAC6784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30BFFFB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E680F88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GetAllProductsAsync()</w:t>
                      </w:r>
                    </w:p>
                    <w:p w14:paraId="2928BBF5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ABF810B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_context.Products.Include(p =&gt; p.Category).ToListAsync();</w:t>
                      </w:r>
                    </w:p>
                    <w:p w14:paraId="3FC65112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62103B8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B987E11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GetProductByIdAsync(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</w:t>
                      </w:r>
                    </w:p>
                    <w:p w14:paraId="14290BF3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5BC1E7B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_context.Products</w:t>
                      </w:r>
                    </w:p>
                    <w:p w14:paraId="7F939103" w14:textId="7E06AF69" w:rsidR="00073C31" w:rsidRPr="00073C31" w:rsidRDefault="0078718A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  <w:ins w:id="14" w:author="Đỗ Thị Minh Thư" w:date="2025-04-01T21:10:00Z" w16du:dateUtc="2025-04-01T14:10:00Z"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 xml:space="preserve">    </w:t>
                        </w:r>
                      </w:ins>
                      <w:r w:rsidR="00073C3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  <w:t xml:space="preserve">                      </w:t>
                      </w:r>
                      <w:ins w:id="15" w:author="Đỗ Thị Minh Thư" w:date="2025-04-01T21:10:00Z" w16du:dateUtc="2025-04-01T14:10:00Z"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>.Include(p =&gt; p.Category)</w:t>
                        </w:r>
                      </w:ins>
                    </w:p>
                    <w:p w14:paraId="1CEA06D0" w14:textId="3C937245" w:rsidR="00172906" w:rsidRDefault="00F420C1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 w:rsidR="00172906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.Include(p =&gt; p.Category) </w:t>
                      </w:r>
                    </w:p>
                    <w:p w14:paraId="591420E5" w14:textId="7E83B4C3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 w:rsidR="00F420C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 w:rsidR="00F420C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 w:rsidR="00F420C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 w:rsidR="00F420C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.FirstOrDefaultAsync(p =&gt; p.IdProduct == id);</w:t>
                      </w:r>
                    </w:p>
                    <w:p w14:paraId="743EC808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78CC8C1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EFE52AD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AddProductAsync(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</w:t>
                      </w:r>
                    </w:p>
                    <w:p w14:paraId="5DB6AA63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43B37540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_context.Products.AddAsync(product);</w:t>
                      </w:r>
                    </w:p>
                    <w:p w14:paraId="56A5F78F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8170496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617CDF3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UpdateProductAsync(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</w:t>
                      </w:r>
                    </w:p>
                    <w:p w14:paraId="3A44CCDA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C739E69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_context.Products.Update(product);</w:t>
                      </w:r>
                    </w:p>
                    <w:p w14:paraId="7EF8E71B" w14:textId="77777777" w:rsidR="00073C31" w:rsidRDefault="0078718A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  <w:ins w:id="16" w:author="Đỗ Thị Minh Thư" w:date="2025-04-01T21:10:00Z" w16du:dateUtc="2025-04-01T14:10:00Z"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 xml:space="preserve">            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0000FF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>await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 xml:space="preserve"> 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>Task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 xml:space="preserve">.CompletedTask; </w:t>
                        </w:r>
                      </w:ins>
                    </w:p>
                    <w:p w14:paraId="7A910C77" w14:textId="0500CCE3" w:rsidR="00172906" w:rsidRDefault="00073C31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  <w:t xml:space="preserve">            </w:t>
                      </w:r>
                      <w:r w:rsidR="00172906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 w:rsidR="00172906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 w:rsidR="00172906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 w:rsidR="00172906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.CompletedTask; </w:t>
                      </w:r>
                    </w:p>
                    <w:p w14:paraId="299827D8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D3D51A0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4713DE4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DeleteProduct(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</w:t>
                      </w:r>
                    </w:p>
                    <w:p w14:paraId="47603AB4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1B8F44A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_context.Products.Remove(product);</w:t>
                      </w:r>
                    </w:p>
                    <w:p w14:paraId="3F80A01C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48B3B39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2C6BC683" w14:textId="77777777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27380A6E" w14:textId="7C08EFB9" w:rsidR="00172906" w:rsidRDefault="00172906" w:rsidP="0017290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</w:p>
                    <w:p w14:paraId="72877CC8" w14:textId="5B96C9C7" w:rsidR="00172906" w:rsidRDefault="00172906"/>
                  </w:txbxContent>
                </v:textbox>
              </v:shape>
            </w:pict>
          </mc:Fallback>
        </mc:AlternateContent>
      </w:r>
      <w:r w:rsidR="000C0FE0">
        <w:rPr>
          <w:lang w:val="vi-VN"/>
        </w:rPr>
        <w:br w:type="page"/>
      </w:r>
      <w:r w:rsidR="00D31154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E360FBF" wp14:editId="17E0482C">
                <wp:simplePos x="0" y="0"/>
                <wp:positionH relativeFrom="column">
                  <wp:posOffset>-208867</wp:posOffset>
                </wp:positionH>
                <wp:positionV relativeFrom="paragraph">
                  <wp:posOffset>2110189</wp:posOffset>
                </wp:positionV>
                <wp:extent cx="5814204" cy="2467155"/>
                <wp:effectExtent l="0" t="0" r="15240" b="28575"/>
                <wp:wrapNone/>
                <wp:docPr id="21095929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204" cy="2467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45620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40B909FA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15C09B6F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19179C1C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39CCAD26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C1B4F83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3EC64415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72EBE42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ICategoryRepository</w:t>
                            </w:r>
                          </w:p>
                          <w:p w14:paraId="3745C1A5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0A229E5A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GetAllAsync();</w:t>
                            </w:r>
                          </w:p>
                          <w:p w14:paraId="6D219A24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id);</w:t>
                            </w:r>
                          </w:p>
                          <w:p w14:paraId="3D2340CD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category);</w:t>
                            </w:r>
                          </w:p>
                          <w:p w14:paraId="0C79DDB4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category);</w:t>
                            </w:r>
                          </w:p>
                          <w:p w14:paraId="3A3B0514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category);</w:t>
                            </w:r>
                          </w:p>
                          <w:p w14:paraId="053E9D12" w14:textId="77777777" w:rsidR="00D31154" w:rsidRDefault="00D31154" w:rsidP="00D3115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47C8CEF7" w14:textId="4E1C75FC" w:rsidR="00D31154" w:rsidRDefault="00D31154" w:rsidP="00D31154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60FBF" id="Text Box 11" o:spid="_x0000_s1031" type="#_x0000_t202" style="position:absolute;margin-left:-16.45pt;margin-top:166.15pt;width:457.8pt;height:194.25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" fillcolor="white [3201]" strokeweight=".5pt">
                <v:textbox>
                  <w:txbxContent>
                    <w:p w14:paraId="67945620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40B909FA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15C09B6F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19179C1C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39CCAD26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C1B4F83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3EC64415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72EBE42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ICategoryRepository</w:t>
                      </w:r>
                    </w:p>
                    <w:p w14:paraId="3745C1A5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0A229E5A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GetAllAsync();</w:t>
                      </w:r>
                    </w:p>
                    <w:p w14:paraId="6D219A24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id);</w:t>
                      </w:r>
                    </w:p>
                    <w:p w14:paraId="3D2340CD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category);</w:t>
                      </w:r>
                    </w:p>
                    <w:p w14:paraId="0C79DDB4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category);</w:t>
                      </w:r>
                    </w:p>
                    <w:p w14:paraId="3A3B0514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category);</w:t>
                      </w:r>
                    </w:p>
                    <w:p w14:paraId="053E9D12" w14:textId="77777777" w:rsidR="00D31154" w:rsidRDefault="00D31154" w:rsidP="00D3115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47C8CEF7" w14:textId="4E1C75FC" w:rsidR="00D31154" w:rsidRDefault="00D31154" w:rsidP="00D31154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A633E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52D8D2C" wp14:editId="1524E54D">
                <wp:simplePos x="0" y="0"/>
                <wp:positionH relativeFrom="column">
                  <wp:posOffset>-208867</wp:posOffset>
                </wp:positionH>
                <wp:positionV relativeFrom="paragraph">
                  <wp:posOffset>-486362</wp:posOffset>
                </wp:positionV>
                <wp:extent cx="5848709" cy="2398143"/>
                <wp:effectExtent l="0" t="0" r="19050" b="21590"/>
                <wp:wrapNone/>
                <wp:docPr id="18715524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709" cy="2398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38DDF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0F96A172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20BC4897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723988D7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443A4F5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521C006D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174942FF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IProductRepository</w:t>
                            </w:r>
                          </w:p>
                          <w:p w14:paraId="709BEB9A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28AA7147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GetAllProductsAsync();</w:t>
                            </w:r>
                          </w:p>
                          <w:p w14:paraId="2DC86DDC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GetProductByIdAsync(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id);</w:t>
                            </w:r>
                          </w:p>
                          <w:p w14:paraId="7D2B6C2E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AddProductAsync(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product);</w:t>
                            </w:r>
                          </w:p>
                          <w:p w14:paraId="50681E7A" w14:textId="75016457" w:rsidR="004D2B87" w:rsidRDefault="0078718A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  <w:ins w:id="14" w:author="Đỗ Thị Minh Thư" w:date="2025-04-01T21:10:00Z" w16du:dateUtc="2025-04-01T14:10:00Z"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>Task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 xml:space="preserve"> UpdateProductAsync(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>Product</w:t>
                              </w:r>
                              <w:r>
                                <w:rPr>
                                  <w:rFonts w:ascii="Cascadia Mono" w:eastAsiaTheme="minorHAnsi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  <w14:ligatures w14:val="standardContextual"/>
                                </w:rPr>
                                <w:t xml:space="preserve"> product</w:t>
                              </w:r>
                              <w:del w:id="15" w:author="Đỗ Thị Minh Thư" w:date="2025-04-01T22:07:00Z" w16du:dateUtc="2025-04-01T15:07:00Z">
                                <w:r w:rsidR="003A633E">
                                  <w:rPr>
                                    <w:rFonts w:ascii="Cascadia Mono" w:eastAsiaTheme="minorHAnsi" w:hAnsi="Cascadia Mono" w:cs="Cascadia Mono"/>
                                    <w:color w:val="000000"/>
                                    <w:sz w:val="19"/>
                                    <w:szCs w:val="19"/>
                                    <w:highlight w:val="white"/>
                                    <w14:ligatures w14:val="standardContextual"/>
                                  </w:rPr>
                                  <w:delText xml:space="preserve">); </w:delText>
                                </w:r>
                              </w:del>
                            </w:ins>
                          </w:p>
                          <w:p w14:paraId="05E22A0F" w14:textId="5AE02002" w:rsidR="003A633E" w:rsidRDefault="004D2B87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  <w:t xml:space="preserve">     </w:t>
                            </w:r>
                            <w:r w:rsidR="003A633E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</w:t>
                            </w:r>
                            <w:r w:rsidR="003A633E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 w:rsidR="003A633E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UpdateProductAsync(</w:t>
                            </w:r>
                            <w:r w:rsidR="003A633E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 w:rsidR="003A633E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product); </w:t>
                            </w:r>
                          </w:p>
                          <w:p w14:paraId="507432FA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DeleteProduct(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product);</w:t>
                            </w:r>
                          </w:p>
                          <w:p w14:paraId="14D47D23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36D152CD" w14:textId="77777777" w:rsidR="003A633E" w:rsidRDefault="003A633E" w:rsidP="003A63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133C91E0" w14:textId="77777777" w:rsidR="003A633E" w:rsidRDefault="003A63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D8D2C" id="Text Box 9" o:spid="_x0000_s1032" type="#_x0000_t202" style="position:absolute;margin-left:-16.45pt;margin-top:-38.3pt;width:460.55pt;height:188.8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" fillcolor="white [3201]" strokeweight=".5pt">
                <v:textbox>
                  <w:txbxContent>
                    <w:p w14:paraId="79F38DDF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0F96A172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20BC4897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723988D7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443A4F5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521C006D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174942FF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IProductRepository</w:t>
                      </w:r>
                    </w:p>
                    <w:p w14:paraId="709BEB9A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28AA7147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GetAllProductsAsync();</w:t>
                      </w:r>
                    </w:p>
                    <w:p w14:paraId="2DC86DDC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GetProductByIdAsync(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id);</w:t>
                      </w:r>
                    </w:p>
                    <w:p w14:paraId="7D2B6C2E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AddProductAsync(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product);</w:t>
                      </w:r>
                    </w:p>
                    <w:p w14:paraId="50681E7A" w14:textId="75016457" w:rsidR="004D2B87" w:rsidRDefault="0078718A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  <w:ins w:id="19" w:author="Đỗ Thị Minh Thư" w:date="2025-04-01T21:10:00Z" w16du:dateUtc="2025-04-01T14:10:00Z"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 xml:space="preserve">        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>Task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 xml:space="preserve"> UpdateProductAsync(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>Product</w:t>
                        </w:r>
                        <w:r>
                          <w:rPr>
                            <w:rFonts w:ascii="Cascadia Mono" w:eastAsiaTheme="minorHAnsi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  <w14:ligatures w14:val="standardContextual"/>
                          </w:rPr>
                          <w:t xml:space="preserve"> product</w:t>
                        </w:r>
                        <w:del w:id="20" w:author="Đỗ Thị Minh Thư" w:date="2025-04-01T22:07:00Z" w16du:dateUtc="2025-04-01T15:07:00Z">
                          <w:r w:rsidR="003A633E">
                            <w:rPr>
                              <w:rFonts w:ascii="Cascadia Mono" w:eastAsiaTheme="minorHAnsi" w:hAnsi="Cascadia Mono" w:cs="Cascadia Mono"/>
                              <w:color w:val="000000"/>
                              <w:sz w:val="19"/>
                              <w:szCs w:val="19"/>
                              <w:highlight w:val="white"/>
                              <w14:ligatures w14:val="standardContextual"/>
                            </w:rPr>
                            <w:delText xml:space="preserve">); </w:delText>
                          </w:r>
                        </w:del>
                      </w:ins>
                    </w:p>
                    <w:p w14:paraId="05E22A0F" w14:textId="5AE02002" w:rsidR="003A633E" w:rsidRDefault="004D2B87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  <w:t xml:space="preserve">     </w:t>
                      </w:r>
                      <w:r w:rsidR="003A633E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</w:t>
                      </w:r>
                      <w:r w:rsidR="003A633E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 w:rsidR="003A633E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UpdateProductAsync(</w:t>
                      </w:r>
                      <w:r w:rsidR="003A633E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 w:rsidR="003A633E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product); </w:t>
                      </w:r>
                    </w:p>
                    <w:p w14:paraId="507432FA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DeleteProduct(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product);</w:t>
                      </w:r>
                    </w:p>
                    <w:p w14:paraId="14D47D23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36D152CD" w14:textId="77777777" w:rsidR="003A633E" w:rsidRDefault="003A633E" w:rsidP="003A633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133C91E0" w14:textId="77777777" w:rsidR="003A633E" w:rsidRDefault="003A633E"/>
                  </w:txbxContent>
                </v:textbox>
              </v:shape>
            </w:pict>
          </mc:Fallback>
        </mc:AlternateContent>
      </w:r>
      <w:r w:rsidR="003A633E">
        <w:rPr>
          <w:lang w:val="vi-VN"/>
        </w:rPr>
        <w:br w:type="page"/>
      </w:r>
    </w:p>
    <w:p w14:paraId="7983DFF8" w14:textId="60A86CB1" w:rsidR="00DF5DCC" w:rsidRDefault="00DF5DCC" w:rsidP="00A92F25">
      <w:pPr>
        <w:pStyle w:val="Heading2"/>
      </w:pPr>
      <w:bookmarkStart w:id="16" w:name="_Mẫu_Unit_of"/>
      <w:bookmarkStart w:id="17" w:name="_Toc241939871"/>
      <w:bookmarkEnd w:id="16"/>
      <w:proofErr w:type="spellStart"/>
      <w:r>
        <w:lastRenderedPageBreak/>
        <w:t>Mẫu</w:t>
      </w:r>
      <w:proofErr w:type="spellEnd"/>
      <w:r>
        <w:t xml:space="preserve"> </w:t>
      </w:r>
      <w:r w:rsidR="00587741">
        <w:t>Unit of work</w:t>
      </w:r>
      <w:bookmarkEnd w:id="17"/>
    </w:p>
    <w:p w14:paraId="4455A182" w14:textId="328E5919" w:rsidR="00675E69" w:rsidRDefault="00F634BA" w:rsidP="00675E69">
      <w:pPr>
        <w:pStyle w:val="Heading3"/>
      </w:pPr>
      <w:bookmarkStart w:id="18" w:name="_Toc241939872"/>
      <w:r>
        <w:t xml:space="preserve">Lý </w:t>
      </w:r>
      <w:proofErr w:type="spellStart"/>
      <w:r>
        <w:t>thuyết</w:t>
      </w:r>
      <w:bookmarkEnd w:id="18"/>
      <w:proofErr w:type="spellEnd"/>
      <w:r>
        <w:t xml:space="preserve"> </w:t>
      </w:r>
    </w:p>
    <w:p w14:paraId="109760C8" w14:textId="1D77A64D" w:rsidR="00D81263" w:rsidRDefault="00411A4D" w:rsidP="00DF0D0A">
      <w:pPr>
        <w:spacing w:line="360" w:lineRule="auto"/>
        <w:rPr>
          <w:b/>
          <w:bCs/>
        </w:rPr>
      </w:pPr>
      <w:r w:rsidRPr="00B54C00">
        <w:rPr>
          <w:b/>
          <w:bCs/>
        </w:rPr>
        <w:t xml:space="preserve">Định </w:t>
      </w:r>
      <w:proofErr w:type="spellStart"/>
      <w:r w:rsidRPr="00B54C00">
        <w:rPr>
          <w:b/>
          <w:bCs/>
        </w:rPr>
        <w:t>nghĩa</w:t>
      </w:r>
      <w:proofErr w:type="spellEnd"/>
    </w:p>
    <w:p w14:paraId="3B0187E1" w14:textId="54657E65" w:rsidR="00D81263" w:rsidRDefault="00D81263" w:rsidP="00DF0D0A">
      <w:pPr>
        <w:spacing w:line="360" w:lineRule="auto"/>
        <w:ind w:firstLine="720"/>
      </w:pPr>
      <w:r w:rsidRPr="00D81263">
        <w:t xml:space="preserve">Unit of Work </w:t>
      </w:r>
      <w:proofErr w:type="spellStart"/>
      <w:r w:rsidRPr="00D81263">
        <w:t>là</w:t>
      </w:r>
      <w:proofErr w:type="spellEnd"/>
      <w:r w:rsidRPr="00D81263">
        <w:t xml:space="preserve"> </w:t>
      </w:r>
      <w:proofErr w:type="spellStart"/>
      <w:r w:rsidRPr="00D81263">
        <w:t>một</w:t>
      </w:r>
      <w:proofErr w:type="spellEnd"/>
      <w:r w:rsidRPr="00D81263">
        <w:t xml:space="preserve"> </w:t>
      </w:r>
      <w:proofErr w:type="spellStart"/>
      <w:r w:rsidRPr="00D81263">
        <w:t>mẫu</w:t>
      </w:r>
      <w:proofErr w:type="spellEnd"/>
      <w:r w:rsidRPr="00D81263">
        <w:t xml:space="preserve"> </w:t>
      </w:r>
      <w:proofErr w:type="spellStart"/>
      <w:r w:rsidRPr="00D81263">
        <w:t>thiết</w:t>
      </w:r>
      <w:proofErr w:type="spellEnd"/>
      <w:r w:rsidRPr="00D81263">
        <w:t xml:space="preserve"> </w:t>
      </w:r>
      <w:proofErr w:type="spellStart"/>
      <w:r w:rsidRPr="00D81263">
        <w:t>kế</w:t>
      </w:r>
      <w:proofErr w:type="spellEnd"/>
      <w:r w:rsidRPr="00D81263">
        <w:t xml:space="preserve"> </w:t>
      </w:r>
      <w:proofErr w:type="spellStart"/>
      <w:r w:rsidRPr="00D81263">
        <w:t>thuộc</w:t>
      </w:r>
      <w:proofErr w:type="spellEnd"/>
      <w:r w:rsidRPr="00D81263">
        <w:t xml:space="preserve"> </w:t>
      </w:r>
      <w:proofErr w:type="spellStart"/>
      <w:r w:rsidRPr="00D81263">
        <w:t>nhóm</w:t>
      </w:r>
      <w:proofErr w:type="spellEnd"/>
      <w:r w:rsidRPr="00D81263">
        <w:t xml:space="preserve"> Behavioral Pattern, </w:t>
      </w:r>
      <w:proofErr w:type="spellStart"/>
      <w:r w:rsidRPr="00D81263">
        <w:t>giúp</w:t>
      </w:r>
      <w:proofErr w:type="spellEnd"/>
      <w:r w:rsidRPr="00D81263">
        <w:t xml:space="preserve"> </w:t>
      </w:r>
      <w:proofErr w:type="spellStart"/>
      <w:r w:rsidRPr="00D81263">
        <w:t>quản</w:t>
      </w:r>
      <w:proofErr w:type="spellEnd"/>
      <w:r w:rsidRPr="00D81263">
        <w:t xml:space="preserve"> </w:t>
      </w:r>
      <w:proofErr w:type="spellStart"/>
      <w:r w:rsidRPr="00D81263">
        <w:t>lý</w:t>
      </w:r>
      <w:proofErr w:type="spellEnd"/>
      <w:r w:rsidRPr="00D81263">
        <w:t xml:space="preserve"> </w:t>
      </w:r>
      <w:proofErr w:type="spellStart"/>
      <w:r w:rsidRPr="00D81263">
        <w:t>các</w:t>
      </w:r>
      <w:proofErr w:type="spellEnd"/>
      <w:r w:rsidRPr="00D81263">
        <w:t xml:space="preserve"> </w:t>
      </w:r>
      <w:proofErr w:type="spellStart"/>
      <w:r w:rsidRPr="00D81263">
        <w:t>thay</w:t>
      </w:r>
      <w:proofErr w:type="spellEnd"/>
      <w:r w:rsidRPr="00D81263">
        <w:t xml:space="preserve"> </w:t>
      </w:r>
      <w:proofErr w:type="spellStart"/>
      <w:r w:rsidRPr="00D81263">
        <w:t>đổi</w:t>
      </w:r>
      <w:proofErr w:type="spellEnd"/>
      <w:r w:rsidRPr="00D81263">
        <w:t xml:space="preserve"> </w:t>
      </w:r>
      <w:proofErr w:type="spellStart"/>
      <w:r w:rsidRPr="00D81263">
        <w:t>trong</w:t>
      </w:r>
      <w:proofErr w:type="spellEnd"/>
      <w:r w:rsidRPr="00D81263">
        <w:t xml:space="preserve"> </w:t>
      </w:r>
      <w:proofErr w:type="spellStart"/>
      <w:r w:rsidRPr="00D81263">
        <w:t>cơ</w:t>
      </w:r>
      <w:proofErr w:type="spellEnd"/>
      <w:r w:rsidRPr="00D81263">
        <w:t xml:space="preserve"> </w:t>
      </w:r>
      <w:proofErr w:type="spellStart"/>
      <w:r w:rsidRPr="00D81263">
        <w:t>sở</w:t>
      </w:r>
      <w:proofErr w:type="spellEnd"/>
      <w:r w:rsidRPr="00D81263">
        <w:t xml:space="preserve"> </w:t>
      </w:r>
      <w:proofErr w:type="spellStart"/>
      <w:r w:rsidRPr="00D81263">
        <w:t>dữ</w:t>
      </w:r>
      <w:proofErr w:type="spellEnd"/>
      <w:r w:rsidRPr="00D81263">
        <w:t xml:space="preserve"> </w:t>
      </w:r>
      <w:proofErr w:type="spellStart"/>
      <w:r w:rsidRPr="00D81263">
        <w:t>liệu</w:t>
      </w:r>
      <w:proofErr w:type="spellEnd"/>
      <w:r w:rsidRPr="00D81263">
        <w:t xml:space="preserve"> </w:t>
      </w:r>
      <w:proofErr w:type="spellStart"/>
      <w:r w:rsidRPr="00D81263">
        <w:t>như</w:t>
      </w:r>
      <w:proofErr w:type="spellEnd"/>
      <w:r w:rsidRPr="00D81263">
        <w:t xml:space="preserve"> </w:t>
      </w:r>
      <w:proofErr w:type="spellStart"/>
      <w:r w:rsidRPr="00D81263">
        <w:t>một</w:t>
      </w:r>
      <w:proofErr w:type="spellEnd"/>
      <w:r w:rsidRPr="00D81263">
        <w:t xml:space="preserve"> </w:t>
      </w:r>
      <w:proofErr w:type="spellStart"/>
      <w:r w:rsidRPr="00D81263">
        <w:t>giao</w:t>
      </w:r>
      <w:proofErr w:type="spellEnd"/>
      <w:r w:rsidRPr="00D81263">
        <w:t xml:space="preserve"> </w:t>
      </w:r>
      <w:proofErr w:type="spellStart"/>
      <w:r w:rsidRPr="00D81263">
        <w:t>dịch</w:t>
      </w:r>
      <w:proofErr w:type="spellEnd"/>
      <w:r w:rsidRPr="00D81263">
        <w:t xml:space="preserve"> </w:t>
      </w:r>
      <w:proofErr w:type="spellStart"/>
      <w:r w:rsidRPr="00D81263">
        <w:t>duy</w:t>
      </w:r>
      <w:proofErr w:type="spellEnd"/>
      <w:r w:rsidRPr="00D81263">
        <w:t xml:space="preserve"> </w:t>
      </w:r>
      <w:proofErr w:type="spellStart"/>
      <w:r w:rsidRPr="00D81263">
        <w:t>nhất</w:t>
      </w:r>
      <w:proofErr w:type="spellEnd"/>
      <w:r w:rsidRPr="00D81263">
        <w:t>.</w:t>
      </w:r>
    </w:p>
    <w:p w14:paraId="00CE7033" w14:textId="3B90DD0A" w:rsidR="00411A4D" w:rsidRPr="00D81263" w:rsidRDefault="00D81263" w:rsidP="00DF0D0A">
      <w:pPr>
        <w:spacing w:line="360" w:lineRule="auto"/>
        <w:ind w:firstLine="720"/>
      </w:pPr>
      <w:proofErr w:type="spellStart"/>
      <w:r w:rsidRPr="00D81263">
        <w:t>Nó</w:t>
      </w:r>
      <w:proofErr w:type="spellEnd"/>
      <w:r w:rsidRPr="00D81263">
        <w:t xml:space="preserve"> </w:t>
      </w:r>
      <w:proofErr w:type="spellStart"/>
      <w:r w:rsidRPr="00D81263">
        <w:t>đảm</w:t>
      </w:r>
      <w:proofErr w:type="spellEnd"/>
      <w:r w:rsidRPr="00D81263">
        <w:t xml:space="preserve"> </w:t>
      </w:r>
      <w:proofErr w:type="spellStart"/>
      <w:r w:rsidRPr="00D81263">
        <w:t>bảo</w:t>
      </w:r>
      <w:proofErr w:type="spellEnd"/>
      <w:r w:rsidRPr="00D81263">
        <w:t xml:space="preserve"> </w:t>
      </w:r>
      <w:proofErr w:type="spellStart"/>
      <w:r w:rsidRPr="00D81263">
        <w:t>rằng</w:t>
      </w:r>
      <w:proofErr w:type="spellEnd"/>
      <w:r w:rsidRPr="00D81263">
        <w:t xml:space="preserve"> </w:t>
      </w:r>
      <w:proofErr w:type="spellStart"/>
      <w:r w:rsidRPr="00D81263">
        <w:t>nhiều</w:t>
      </w:r>
      <w:proofErr w:type="spellEnd"/>
      <w:r w:rsidRPr="00D81263">
        <w:t xml:space="preserve"> </w:t>
      </w:r>
      <w:proofErr w:type="spellStart"/>
      <w:r w:rsidRPr="00D81263">
        <w:t>thao</w:t>
      </w:r>
      <w:proofErr w:type="spellEnd"/>
      <w:r w:rsidRPr="00D81263">
        <w:t xml:space="preserve"> </w:t>
      </w:r>
      <w:proofErr w:type="spellStart"/>
      <w:r w:rsidRPr="00D81263">
        <w:t>tác</w:t>
      </w:r>
      <w:proofErr w:type="spellEnd"/>
      <w:r w:rsidRPr="00D81263">
        <w:t xml:space="preserve"> </w:t>
      </w:r>
      <w:proofErr w:type="spellStart"/>
      <w:r w:rsidRPr="00D81263">
        <w:t>dữ</w:t>
      </w:r>
      <w:proofErr w:type="spellEnd"/>
      <w:r w:rsidRPr="00D81263">
        <w:t xml:space="preserve"> </w:t>
      </w:r>
      <w:proofErr w:type="spellStart"/>
      <w:r w:rsidRPr="00D81263">
        <w:t>liệu</w:t>
      </w:r>
      <w:proofErr w:type="spellEnd"/>
      <w:r w:rsidRPr="00D81263">
        <w:t xml:space="preserve"> (INSERT, UPDATE, DELETE) </w:t>
      </w:r>
      <w:proofErr w:type="spellStart"/>
      <w:r w:rsidRPr="00D81263">
        <w:t>được</w:t>
      </w:r>
      <w:proofErr w:type="spellEnd"/>
      <w:r w:rsidRPr="00D81263">
        <w:t xml:space="preserve"> </w:t>
      </w:r>
      <w:proofErr w:type="spellStart"/>
      <w:r w:rsidRPr="00D81263">
        <w:t>thực</w:t>
      </w:r>
      <w:proofErr w:type="spellEnd"/>
      <w:r w:rsidRPr="00D81263">
        <w:t xml:space="preserve"> </w:t>
      </w:r>
      <w:proofErr w:type="spellStart"/>
      <w:r w:rsidRPr="00D81263">
        <w:t>hiện</w:t>
      </w:r>
      <w:proofErr w:type="spellEnd"/>
      <w:r w:rsidRPr="00D81263">
        <w:t xml:space="preserve"> </w:t>
      </w:r>
      <w:proofErr w:type="spellStart"/>
      <w:r w:rsidRPr="00D81263">
        <w:t>cùng</w:t>
      </w:r>
      <w:proofErr w:type="spellEnd"/>
      <w:r w:rsidRPr="00D81263">
        <w:t xml:space="preserve"> </w:t>
      </w:r>
      <w:proofErr w:type="spellStart"/>
      <w:r w:rsidRPr="00D81263">
        <w:t>nhau</w:t>
      </w:r>
      <w:proofErr w:type="spellEnd"/>
      <w:r w:rsidRPr="00D81263">
        <w:t xml:space="preserve"> </w:t>
      </w:r>
      <w:proofErr w:type="spellStart"/>
      <w:r w:rsidRPr="00D81263">
        <w:t>và</w:t>
      </w:r>
      <w:proofErr w:type="spellEnd"/>
      <w:r w:rsidRPr="00D81263">
        <w:t xml:space="preserve"> </w:t>
      </w:r>
      <w:proofErr w:type="spellStart"/>
      <w:r w:rsidRPr="00D81263">
        <w:t>chỉ</w:t>
      </w:r>
      <w:proofErr w:type="spellEnd"/>
      <w:r w:rsidRPr="00D81263">
        <w:t xml:space="preserve"> </w:t>
      </w:r>
      <w:proofErr w:type="spellStart"/>
      <w:r w:rsidRPr="00D81263">
        <w:t>được</w:t>
      </w:r>
      <w:proofErr w:type="spellEnd"/>
      <w:r w:rsidRPr="00D81263">
        <w:t xml:space="preserve"> </w:t>
      </w:r>
      <w:proofErr w:type="spellStart"/>
      <w:r w:rsidRPr="00D81263">
        <w:t>lưu</w:t>
      </w:r>
      <w:proofErr w:type="spellEnd"/>
      <w:r w:rsidRPr="00D81263">
        <w:t xml:space="preserve"> </w:t>
      </w:r>
      <w:proofErr w:type="spellStart"/>
      <w:r w:rsidRPr="00D81263">
        <w:t>vào</w:t>
      </w:r>
      <w:proofErr w:type="spellEnd"/>
      <w:r w:rsidRPr="00D81263">
        <w:t xml:space="preserve"> database </w:t>
      </w:r>
      <w:proofErr w:type="spellStart"/>
      <w:r w:rsidRPr="00D81263">
        <w:t>khi</w:t>
      </w:r>
      <w:proofErr w:type="spellEnd"/>
      <w:r w:rsidRPr="00D81263">
        <w:t xml:space="preserve"> </w:t>
      </w:r>
      <w:proofErr w:type="spellStart"/>
      <w:r w:rsidRPr="00D81263">
        <w:t>tất</w:t>
      </w:r>
      <w:proofErr w:type="spellEnd"/>
      <w:r w:rsidRPr="00D81263">
        <w:t xml:space="preserve"> </w:t>
      </w:r>
      <w:proofErr w:type="spellStart"/>
      <w:r w:rsidRPr="00D81263">
        <w:t>cả</w:t>
      </w:r>
      <w:proofErr w:type="spellEnd"/>
      <w:r w:rsidRPr="00D81263">
        <w:t xml:space="preserve"> </w:t>
      </w:r>
      <w:proofErr w:type="spellStart"/>
      <w:r w:rsidRPr="00D81263">
        <w:t>đều</w:t>
      </w:r>
      <w:proofErr w:type="spellEnd"/>
      <w:r w:rsidRPr="00D81263">
        <w:t xml:space="preserve"> </w:t>
      </w:r>
      <w:proofErr w:type="spellStart"/>
      <w:r w:rsidRPr="00D81263">
        <w:t>thành</w:t>
      </w:r>
      <w:proofErr w:type="spellEnd"/>
      <w:r w:rsidRPr="00D81263">
        <w:t xml:space="preserve"> </w:t>
      </w:r>
      <w:proofErr w:type="spellStart"/>
      <w:r w:rsidRPr="00D81263">
        <w:t>công</w:t>
      </w:r>
      <w:proofErr w:type="spellEnd"/>
      <w:r w:rsidRPr="00D81263">
        <w:t>.</w:t>
      </w:r>
    </w:p>
    <w:p w14:paraId="35EB6E5B" w14:textId="6A5FFDB1" w:rsidR="00E40C34" w:rsidRPr="00B54C00" w:rsidRDefault="00411A4D" w:rsidP="00DF0D0A">
      <w:pPr>
        <w:spacing w:line="360" w:lineRule="auto"/>
        <w:rPr>
          <w:b/>
          <w:bCs/>
        </w:rPr>
      </w:pPr>
      <w:proofErr w:type="spellStart"/>
      <w:r w:rsidRPr="00B54C00">
        <w:rPr>
          <w:b/>
          <w:bCs/>
        </w:rPr>
        <w:t>Mục</w:t>
      </w:r>
      <w:proofErr w:type="spellEnd"/>
      <w:r w:rsidRPr="00B54C00">
        <w:rPr>
          <w:b/>
          <w:bCs/>
        </w:rPr>
        <w:t xml:space="preserve"> </w:t>
      </w:r>
      <w:proofErr w:type="spellStart"/>
      <w:r w:rsidRPr="00B54C00">
        <w:rPr>
          <w:b/>
          <w:bCs/>
        </w:rPr>
        <w:t>đích</w:t>
      </w:r>
      <w:proofErr w:type="spellEnd"/>
    </w:p>
    <w:p w14:paraId="358125F0" w14:textId="05F7789F" w:rsidR="00E40C34" w:rsidRPr="00411A4D" w:rsidRDefault="003A335C" w:rsidP="00DF0D0A">
      <w:pPr>
        <w:spacing w:line="360" w:lineRule="auto"/>
      </w:pPr>
      <w:proofErr w:type="spellStart"/>
      <w:r w:rsidRPr="003A335C">
        <w:t>Kết</w:t>
      </w:r>
      <w:proofErr w:type="spellEnd"/>
      <w:r w:rsidRPr="003A335C">
        <w:t xml:space="preserve"> </w:t>
      </w:r>
      <w:proofErr w:type="spellStart"/>
      <w:r w:rsidRPr="003A335C">
        <w:t>hợp</w:t>
      </w:r>
      <w:proofErr w:type="spellEnd"/>
      <w:r w:rsidRPr="003A335C">
        <w:t xml:space="preserve"> </w:t>
      </w:r>
      <w:proofErr w:type="spellStart"/>
      <w:r w:rsidRPr="003A335C">
        <w:t>với</w:t>
      </w:r>
      <w:proofErr w:type="spellEnd"/>
      <w:r w:rsidRPr="003A335C">
        <w:t xml:space="preserve"> repository </w:t>
      </w:r>
      <w:proofErr w:type="spellStart"/>
      <w:r w:rsidRPr="003A335C">
        <w:t>để</w:t>
      </w:r>
      <w:proofErr w:type="spellEnd"/>
      <w:r w:rsidRPr="003A335C">
        <w:t xml:space="preserve"> </w:t>
      </w:r>
      <w:proofErr w:type="spellStart"/>
      <w:r w:rsidRPr="003A335C">
        <w:t>quản</w:t>
      </w:r>
      <w:proofErr w:type="spellEnd"/>
      <w:r w:rsidRPr="003A335C">
        <w:t xml:space="preserve"> </w:t>
      </w:r>
      <w:proofErr w:type="spellStart"/>
      <w:r w:rsidRPr="003A335C">
        <w:t>lý</w:t>
      </w:r>
      <w:proofErr w:type="spellEnd"/>
      <w:r w:rsidRPr="003A335C">
        <w:t xml:space="preserve"> </w:t>
      </w:r>
      <w:proofErr w:type="spellStart"/>
      <w:r w:rsidRPr="003A335C">
        <w:t>các</w:t>
      </w:r>
      <w:proofErr w:type="spellEnd"/>
      <w:r w:rsidRPr="003A335C">
        <w:t xml:space="preserve"> repository</w:t>
      </w:r>
      <w:r w:rsidR="00CF6F50">
        <w:t xml:space="preserve">, </w:t>
      </w:r>
      <w:proofErr w:type="spellStart"/>
      <w:r w:rsidR="002A2C3E">
        <w:t>giảm</w:t>
      </w:r>
      <w:proofErr w:type="spellEnd"/>
      <w:r w:rsidR="002A2C3E">
        <w:t xml:space="preserve"> </w:t>
      </w:r>
      <w:proofErr w:type="spellStart"/>
      <w:r w:rsidR="002A2C3E">
        <w:t>số</w:t>
      </w:r>
      <w:proofErr w:type="spellEnd"/>
      <w:r w:rsidR="002A2C3E">
        <w:t xml:space="preserve"> </w:t>
      </w:r>
      <w:proofErr w:type="spellStart"/>
      <w:r w:rsidR="002A2C3E">
        <w:t>lần</w:t>
      </w:r>
      <w:proofErr w:type="spellEnd"/>
      <w:r w:rsidR="002A2C3E">
        <w:t xml:space="preserve"> </w:t>
      </w:r>
      <w:proofErr w:type="spellStart"/>
      <w:r w:rsidR="00A305C4">
        <w:t>truy</w:t>
      </w:r>
      <w:proofErr w:type="spellEnd"/>
      <w:r w:rsidR="00A305C4">
        <w:t xml:space="preserve"> </w:t>
      </w:r>
      <w:proofErr w:type="spellStart"/>
      <w:r w:rsidR="00A305C4">
        <w:t>xuất</w:t>
      </w:r>
      <w:proofErr w:type="spellEnd"/>
      <w:r w:rsidR="00A305C4">
        <w:t xml:space="preserve"> </w:t>
      </w:r>
      <w:proofErr w:type="spellStart"/>
      <w:r w:rsidR="00463ED9">
        <w:t>là</w:t>
      </w:r>
      <w:proofErr w:type="spellEnd"/>
      <w:r w:rsidR="00E40C34" w:rsidRPr="00E40C34">
        <w:t xml:space="preserve"> </w:t>
      </w:r>
      <w:proofErr w:type="spellStart"/>
      <w:r w:rsidR="00E40C34" w:rsidRPr="00E40C34">
        <w:t>nhóm</w:t>
      </w:r>
      <w:proofErr w:type="spellEnd"/>
      <w:r w:rsidR="00E40C34" w:rsidRPr="00E40C34">
        <w:t xml:space="preserve"> </w:t>
      </w:r>
      <w:proofErr w:type="spellStart"/>
      <w:r w:rsidR="00E40C34" w:rsidRPr="00E40C34">
        <w:t>các</w:t>
      </w:r>
      <w:proofErr w:type="spellEnd"/>
      <w:r w:rsidR="00E40C34" w:rsidRPr="00E40C34">
        <w:t xml:space="preserve"> </w:t>
      </w:r>
      <w:proofErr w:type="spellStart"/>
      <w:r w:rsidR="00E40C34" w:rsidRPr="00E40C34">
        <w:t>thao</w:t>
      </w:r>
      <w:proofErr w:type="spellEnd"/>
      <w:r w:rsidR="00E40C34" w:rsidRPr="00E40C34">
        <w:t xml:space="preserve"> </w:t>
      </w:r>
      <w:proofErr w:type="spellStart"/>
      <w:r w:rsidR="00E40C34" w:rsidRPr="00E40C34">
        <w:t>tác</w:t>
      </w:r>
      <w:proofErr w:type="spellEnd"/>
      <w:r w:rsidR="00E40C34" w:rsidRPr="00E40C34">
        <w:t xml:space="preserve"> </w:t>
      </w:r>
      <w:proofErr w:type="spellStart"/>
      <w:r w:rsidR="00E40C34" w:rsidRPr="00E40C34">
        <w:t>lại</w:t>
      </w:r>
      <w:proofErr w:type="spellEnd"/>
      <w:r w:rsidR="00E40C34" w:rsidRPr="00E40C34">
        <w:t xml:space="preserve"> </w:t>
      </w:r>
      <w:proofErr w:type="spellStart"/>
      <w:r w:rsidR="00E40C34" w:rsidRPr="00E40C34">
        <w:t>với</w:t>
      </w:r>
      <w:proofErr w:type="spellEnd"/>
      <w:r w:rsidR="00E40C34" w:rsidRPr="00E40C34">
        <w:t xml:space="preserve"> </w:t>
      </w:r>
      <w:proofErr w:type="spellStart"/>
      <w:r w:rsidR="00E40C34" w:rsidRPr="00E40C34">
        <w:t>nhau</w:t>
      </w:r>
      <w:proofErr w:type="spellEnd"/>
      <w:r w:rsidR="00463ED9">
        <w:t xml:space="preserve">, </w:t>
      </w:r>
      <w:proofErr w:type="spellStart"/>
      <w:r w:rsidR="00463ED9">
        <w:t>đảm</w:t>
      </w:r>
      <w:proofErr w:type="spellEnd"/>
      <w:r w:rsidR="00463ED9">
        <w:t xml:space="preserve"> </w:t>
      </w:r>
      <w:proofErr w:type="spellStart"/>
      <w:r w:rsidR="00463ED9">
        <w:t>bảo</w:t>
      </w:r>
      <w:proofErr w:type="spellEnd"/>
      <w:r w:rsidR="00463ED9">
        <w:t xml:space="preserve"> </w:t>
      </w:r>
      <w:proofErr w:type="spellStart"/>
      <w:r w:rsidR="00463ED9">
        <w:t>toàn</w:t>
      </w:r>
      <w:proofErr w:type="spellEnd"/>
      <w:r w:rsidR="00463ED9">
        <w:t xml:space="preserve"> </w:t>
      </w:r>
      <w:proofErr w:type="spellStart"/>
      <w:r w:rsidR="00463ED9">
        <w:t>vẹn</w:t>
      </w:r>
      <w:proofErr w:type="spellEnd"/>
      <w:r w:rsidR="00463ED9">
        <w:t xml:space="preserve"> </w:t>
      </w:r>
      <w:proofErr w:type="spellStart"/>
      <w:r w:rsidR="00463ED9">
        <w:t>dữ</w:t>
      </w:r>
      <w:proofErr w:type="spellEnd"/>
      <w:r w:rsidR="00463ED9">
        <w:t xml:space="preserve"> </w:t>
      </w:r>
      <w:proofErr w:type="spellStart"/>
      <w:proofErr w:type="gramStart"/>
      <w:r w:rsidR="00463ED9">
        <w:t>liệu.</w:t>
      </w:r>
      <w:r w:rsidR="00E40C34" w:rsidRPr="00E40C34">
        <w:t>Tách</w:t>
      </w:r>
      <w:proofErr w:type="spellEnd"/>
      <w:proofErr w:type="gramEnd"/>
      <w:r w:rsidR="00E40C34" w:rsidRPr="00E40C34">
        <w:t xml:space="preserve"> </w:t>
      </w:r>
      <w:proofErr w:type="spellStart"/>
      <w:r w:rsidR="00E40C34" w:rsidRPr="00E40C34">
        <w:t>biệt</w:t>
      </w:r>
      <w:proofErr w:type="spellEnd"/>
      <w:r w:rsidR="00E40C34" w:rsidRPr="00E40C34">
        <w:t xml:space="preserve"> logic </w:t>
      </w:r>
      <w:proofErr w:type="spellStart"/>
      <w:r w:rsidR="00E40C34" w:rsidRPr="00E40C34">
        <w:t>nghiệp</w:t>
      </w:r>
      <w:proofErr w:type="spellEnd"/>
      <w:r w:rsidR="00E40C34" w:rsidRPr="00E40C34">
        <w:t xml:space="preserve"> </w:t>
      </w:r>
      <w:proofErr w:type="spellStart"/>
      <w:r w:rsidR="00E40C34" w:rsidRPr="00E40C34">
        <w:t>vụ</w:t>
      </w:r>
      <w:proofErr w:type="spellEnd"/>
      <w:r w:rsidR="00E40C34" w:rsidRPr="00E40C34">
        <w:t xml:space="preserve"> </w:t>
      </w:r>
    </w:p>
    <w:p w14:paraId="416A9D80" w14:textId="7C1CE043" w:rsidR="00675E69" w:rsidRDefault="00F634BA" w:rsidP="00675E69">
      <w:pPr>
        <w:pStyle w:val="Heading3"/>
      </w:pPr>
      <w:bookmarkStart w:id="19" w:name="_Toc241939873"/>
      <w:r>
        <w:t>Class Diagram</w:t>
      </w:r>
      <w:bookmarkEnd w:id="19"/>
      <w:r>
        <w:t xml:space="preserve"> </w:t>
      </w:r>
    </w:p>
    <w:p w14:paraId="00886945" w14:textId="0C186A14" w:rsidR="00152F81" w:rsidRPr="00152F81" w:rsidRDefault="00475E89" w:rsidP="00152F81">
      <w:r w:rsidRPr="00475E89">
        <w:rPr>
          <w:noProof/>
        </w:rPr>
        <w:drawing>
          <wp:inline distT="0" distB="0" distL="0" distR="0" wp14:anchorId="1FAA3A37" wp14:editId="201F39C1">
            <wp:extent cx="5972175" cy="3966845"/>
            <wp:effectExtent l="0" t="0" r="9525" b="0"/>
            <wp:docPr id="207655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1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708A" w14:textId="3C7B1F85" w:rsidR="00F634BA" w:rsidRDefault="00F634BA" w:rsidP="00675E69">
      <w:pPr>
        <w:pStyle w:val="Heading3"/>
        <w:rPr>
          <w:lang w:val="vi-VN"/>
        </w:rPr>
      </w:pPr>
      <w:bookmarkStart w:id="20" w:name="_Toc241939874"/>
      <w:r>
        <w:t>Code</w:t>
      </w:r>
      <w:bookmarkEnd w:id="20"/>
    </w:p>
    <w:p w14:paraId="683008E7" w14:textId="77777777" w:rsidR="00204E84" w:rsidRDefault="00204E84" w:rsidP="00204E84">
      <w:pPr>
        <w:rPr>
          <w:lang w:val="vi-VN"/>
        </w:rPr>
      </w:pPr>
    </w:p>
    <w:p w14:paraId="465F3CBB" w14:textId="77777777" w:rsidR="00204E84" w:rsidRDefault="00204E84" w:rsidP="00204E84">
      <w:pPr>
        <w:rPr>
          <w:lang w:val="vi-VN"/>
        </w:rPr>
      </w:pPr>
    </w:p>
    <w:p w14:paraId="279D1B1F" w14:textId="77777777" w:rsidR="00204E84" w:rsidRDefault="00204E84" w:rsidP="00204E84">
      <w:pPr>
        <w:rPr>
          <w:lang w:val="vi-VN"/>
        </w:rPr>
      </w:pPr>
    </w:p>
    <w:p w14:paraId="79A27310" w14:textId="76C60E68" w:rsidR="00D84018" w:rsidRDefault="00204E84">
      <w:pPr>
        <w:rPr>
          <w:lang w:val="vi-VN"/>
        </w:rPr>
      </w:pPr>
      <w:bookmarkStart w:id="21" w:name="_Mẫu_State"/>
      <w:bookmarkEnd w:id="21"/>
      <w:r>
        <w:rPr>
          <w:lang w:val="vi-VN"/>
        </w:rPr>
        <w:br w:type="page"/>
      </w:r>
      <w:r w:rsidR="0052015B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86D6583" wp14:editId="458B787C">
                <wp:simplePos x="0" y="0"/>
                <wp:positionH relativeFrom="column">
                  <wp:posOffset>-286505</wp:posOffset>
                </wp:positionH>
                <wp:positionV relativeFrom="paragraph">
                  <wp:posOffset>2041178</wp:posOffset>
                </wp:positionV>
                <wp:extent cx="6029804" cy="6245524"/>
                <wp:effectExtent l="0" t="0" r="28575" b="22225"/>
                <wp:wrapNone/>
                <wp:docPr id="3994387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804" cy="62455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86B7F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3D008FF9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ClothingStore.Repositories;</w:t>
                            </w:r>
                          </w:p>
                          <w:p w14:paraId="59A01D12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6E881EAB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ClothingStore.Repository;</w:t>
                            </w:r>
                          </w:p>
                          <w:p w14:paraId="770D6BDF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8F03DA0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ClothingStore.UnitOfWork</w:t>
                            </w:r>
                          </w:p>
                          <w:p w14:paraId="13790775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251FCF4C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UnitOfWork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IUnitOfWork</w:t>
                            </w:r>
                          </w:p>
                          <w:p w14:paraId="50606E80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1E7C00D0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_context;</w:t>
                            </w:r>
                          </w:p>
                          <w:p w14:paraId="1637FD03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CF22092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ICategoryRepository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Categories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6FD881FD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IProductRepository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5FFFB7FA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IUserRepository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7041CF67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OrderRepository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7BE9D9A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6B0E819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BC4E80A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UnitOfWork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IProductRepository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productRepository,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IUserRepository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userRepository,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orderRepository)</w:t>
                            </w:r>
                          </w:p>
                          <w:p w14:paraId="2C06A31F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5ACADC9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 = context;</w:t>
                            </w:r>
                          </w:p>
                          <w:p w14:paraId="1C93C37A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Categories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(context);</w:t>
                            </w:r>
                          </w:p>
                          <w:p w14:paraId="6BBECF6C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Products = productRepository;</w:t>
                            </w:r>
                          </w:p>
                          <w:p w14:paraId="1228539B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Users = userRepository;</w:t>
                            </w:r>
                          </w:p>
                          <w:p w14:paraId="301C0E0B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OrderRepository = orderRepository;</w:t>
                            </w:r>
                          </w:p>
                          <w:p w14:paraId="3F538055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16F0989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BCD7948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CompleteAsync()</w:t>
                            </w:r>
                          </w:p>
                          <w:p w14:paraId="34B26E97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3C495502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(_context.ChangeTracker.HasChanges())</w:t>
                            </w:r>
                          </w:p>
                          <w:p w14:paraId="644F0E1F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47DD9C12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_context.SaveChangesAsync();</w:t>
                            </w:r>
                          </w:p>
                          <w:p w14:paraId="1BB92C18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29DD481F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92497F8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BE6BC3D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Dispose()</w:t>
                            </w:r>
                          </w:p>
                          <w:p w14:paraId="5DD0645F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EA7863A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_context.Dispose();</w:t>
                            </w:r>
                          </w:p>
                          <w:p w14:paraId="1BD52043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A435EDD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659B2AC9" w14:textId="77777777" w:rsidR="0052015B" w:rsidRDefault="0052015B" w:rsidP="0052015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278B0131" w14:textId="77777777" w:rsidR="0052015B" w:rsidRDefault="005201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D6583" id="Text Box 13" o:spid="_x0000_s1033" type="#_x0000_t202" style="position:absolute;margin-left:-22.55pt;margin-top:160.7pt;width:474.8pt;height:491.7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" fillcolor="white [3201]" strokeweight=".5pt">
                <v:textbox>
                  <w:txbxContent>
                    <w:p w14:paraId="0BB86B7F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3D008FF9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ClothingStore.Repositories;</w:t>
                      </w:r>
                    </w:p>
                    <w:p w14:paraId="59A01D12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6E881EAB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ClothingStore.Repository;</w:t>
                      </w:r>
                    </w:p>
                    <w:p w14:paraId="770D6BDF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8F03DA0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ClothingStore.UnitOfWork</w:t>
                      </w:r>
                    </w:p>
                    <w:p w14:paraId="13790775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251FCF4C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UnitOfWork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IUnitOfWork</w:t>
                      </w:r>
                    </w:p>
                    <w:p w14:paraId="50606E80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1E7C00D0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_context;</w:t>
                      </w:r>
                    </w:p>
                    <w:p w14:paraId="1637FD03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CF22092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ICategoryRepository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Categories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6FD881FD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IProductRepository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5FFFB7FA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IUserRepository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7041CF67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OrderRepository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7BE9D9A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6B0E819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BC4E80A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UnitOfWork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IProductRepository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productRepository,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IUserRepository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userRepository,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orderRepository)</w:t>
                      </w:r>
                    </w:p>
                    <w:p w14:paraId="2C06A31F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5ACADC9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 = context;</w:t>
                      </w:r>
                    </w:p>
                    <w:p w14:paraId="1C93C37A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Categories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(context);</w:t>
                      </w:r>
                    </w:p>
                    <w:p w14:paraId="6BBECF6C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Products = productRepository;</w:t>
                      </w:r>
                    </w:p>
                    <w:p w14:paraId="1228539B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Users = userRepository;</w:t>
                      </w:r>
                    </w:p>
                    <w:p w14:paraId="301C0E0B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OrderRepository = orderRepository;</w:t>
                      </w:r>
                    </w:p>
                    <w:p w14:paraId="3F538055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16F0989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BCD7948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CompleteAsync()</w:t>
                      </w:r>
                    </w:p>
                    <w:p w14:paraId="34B26E97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3C495502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(_context.ChangeTracker.HasChanges())</w:t>
                      </w:r>
                    </w:p>
                    <w:p w14:paraId="644F0E1F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47DD9C12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_context.SaveChangesAsync();</w:t>
                      </w:r>
                    </w:p>
                    <w:p w14:paraId="1BB92C18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29DD481F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92497F8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BE6BC3D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Dispose()</w:t>
                      </w:r>
                    </w:p>
                    <w:p w14:paraId="5DD0645F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EA7863A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_context.Dispose();</w:t>
                      </w:r>
                    </w:p>
                    <w:p w14:paraId="1BD52043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A435EDD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659B2AC9" w14:textId="77777777" w:rsidR="0052015B" w:rsidRDefault="0052015B" w:rsidP="0052015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278B0131" w14:textId="77777777" w:rsidR="0052015B" w:rsidRDefault="0052015B"/>
                  </w:txbxContent>
                </v:textbox>
              </v:shape>
            </w:pict>
          </mc:Fallback>
        </mc:AlternateContent>
      </w:r>
      <w:r w:rsidR="001C267A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81ED3B7" wp14:editId="6DEAD609">
                <wp:simplePos x="0" y="0"/>
                <wp:positionH relativeFrom="column">
                  <wp:posOffset>-260626</wp:posOffset>
                </wp:positionH>
                <wp:positionV relativeFrom="paragraph">
                  <wp:posOffset>-512240</wp:posOffset>
                </wp:positionV>
                <wp:extent cx="6003985" cy="2337758"/>
                <wp:effectExtent l="0" t="0" r="15875" b="24765"/>
                <wp:wrapNone/>
                <wp:docPr id="116732284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985" cy="2337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13C94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ClothingStore.Repositories;</w:t>
                            </w:r>
                          </w:p>
                          <w:p w14:paraId="589DB3D5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3508E9D1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1FEBEEF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ClothingStore.UnitOfWork</w:t>
                            </w:r>
                          </w:p>
                          <w:p w14:paraId="14EF9FA8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47CCB8C9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IUnitOfWork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IDisposable</w:t>
                            </w:r>
                          </w:p>
                          <w:p w14:paraId="13D9DF2C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285360E5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ICategoryRepository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Categories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1B8F6BA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IProductRepository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4FDE06A0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IUserRepository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13B105CA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IOrderRepository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OrderRepository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0937CBCF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CompleteAsync();</w:t>
                            </w:r>
                          </w:p>
                          <w:p w14:paraId="3C928B3B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CF437C4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200C322C" w14:textId="77777777" w:rsidR="001C267A" w:rsidRDefault="001C267A" w:rsidP="001C26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213C2854" w14:textId="2AE2F212" w:rsidR="001C267A" w:rsidRDefault="001C267A"/>
                          <w:p w14:paraId="26A373E0" w14:textId="3E0EE5C9" w:rsidR="00134F5D" w:rsidRDefault="00134F5D"/>
                          <w:p w14:paraId="644409E3" w14:textId="76A803B7" w:rsidR="001C267A" w:rsidRDefault="001C26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ED3B7" id="Text Box 12" o:spid="_x0000_s1034" type="#_x0000_t202" style="position:absolute;margin-left:-20.5pt;margin-top:-40.35pt;width:472.75pt;height:184.1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" fillcolor="white [3201]" strokeweight=".5pt">
                <v:textbox>
                  <w:txbxContent>
                    <w:p w14:paraId="24A13C94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ClothingStore.Repositories;</w:t>
                      </w:r>
                    </w:p>
                    <w:p w14:paraId="589DB3D5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3508E9D1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1FEBEEF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ClothingStore.UnitOfWork</w:t>
                      </w:r>
                    </w:p>
                    <w:p w14:paraId="14EF9FA8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47CCB8C9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IUnitOfWork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IDisposable</w:t>
                      </w:r>
                    </w:p>
                    <w:p w14:paraId="13D9DF2C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285360E5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ICategoryRepository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Categories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1B8F6BA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IProductRepository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4FDE06A0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IUserRepository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13B105CA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IOrderRepository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OrderRepository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0937CBCF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CompleteAsync();</w:t>
                      </w:r>
                    </w:p>
                    <w:p w14:paraId="3C928B3B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CF437C4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200C322C" w14:textId="77777777" w:rsidR="001C267A" w:rsidRDefault="001C267A" w:rsidP="001C267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213C2854" w14:textId="2AE2F212" w:rsidR="001C267A" w:rsidRDefault="001C267A"/>
                    <w:p w14:paraId="26A373E0" w14:textId="3E0EE5C9" w:rsidR="00134F5D" w:rsidRDefault="00134F5D"/>
                    <w:p w14:paraId="644409E3" w14:textId="76A803B7" w:rsidR="001C267A" w:rsidRDefault="001C267A"/>
                  </w:txbxContent>
                </v:textbox>
              </v:shape>
            </w:pict>
          </mc:Fallback>
        </mc:AlternateContent>
      </w:r>
      <w:r>
        <w:rPr>
          <w:lang w:val="vi-VN"/>
        </w:rPr>
        <w:br w:type="page"/>
      </w:r>
      <w:r w:rsidR="00424BCE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5B64060" wp14:editId="1BB12262">
                <wp:simplePos x="0" y="0"/>
                <wp:positionH relativeFrom="column">
                  <wp:posOffset>-174361</wp:posOffset>
                </wp:positionH>
                <wp:positionV relativeFrom="paragraph">
                  <wp:posOffset>4723992</wp:posOffset>
                </wp:positionV>
                <wp:extent cx="5883167" cy="2846717"/>
                <wp:effectExtent l="0" t="0" r="22860" b="10795"/>
                <wp:wrapNone/>
                <wp:docPr id="121031245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167" cy="2846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80CF82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69A59A1F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111686AF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28399EE0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590ACCD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5A41FB81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305A6532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IOrderRepository</w:t>
                            </w:r>
                          </w:p>
                          <w:p w14:paraId="16E90722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04C36046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GetAllAsync();</w:t>
                            </w:r>
                          </w:p>
                          <w:p w14:paraId="56510464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id);</w:t>
                            </w:r>
                          </w:p>
                          <w:p w14:paraId="7D225B8C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order);</w:t>
                            </w:r>
                          </w:p>
                          <w:p w14:paraId="2A1F074A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order);</w:t>
                            </w:r>
                          </w:p>
                          <w:p w14:paraId="03677E6C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order);</w:t>
                            </w:r>
                          </w:p>
                          <w:p w14:paraId="3469B539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65A2A31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GetOrdersByUserIdAsync(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userId);</w:t>
                            </w:r>
                          </w:p>
                          <w:p w14:paraId="5C117583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4D60905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4224C3E8" w14:textId="77777777" w:rsidR="00424BCE" w:rsidRDefault="00424BCE" w:rsidP="00424B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0545A697" w14:textId="5A2FA217" w:rsidR="00424BCE" w:rsidRDefault="00424B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64060" id="Text Box 16" o:spid="_x0000_s1035" type="#_x0000_t202" style="position:absolute;margin-left:-13.75pt;margin-top:371.95pt;width:463.25pt;height:224.15pt;z-index:2516582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" fillcolor="white [3201]" strokeweight=".5pt">
                <v:textbox>
                  <w:txbxContent>
                    <w:p w14:paraId="7580CF82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69A59A1F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111686AF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28399EE0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590ACCD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5A41FB81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305A6532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IOrderRepository</w:t>
                      </w:r>
                    </w:p>
                    <w:p w14:paraId="16E90722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04C36046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GetAllAsync();</w:t>
                      </w:r>
                    </w:p>
                    <w:p w14:paraId="56510464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id);</w:t>
                      </w:r>
                    </w:p>
                    <w:p w14:paraId="7D225B8C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order);</w:t>
                      </w:r>
                    </w:p>
                    <w:p w14:paraId="2A1F074A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order);</w:t>
                      </w:r>
                    </w:p>
                    <w:p w14:paraId="03677E6C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order);</w:t>
                      </w:r>
                    </w:p>
                    <w:p w14:paraId="3469B539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65A2A31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GetOrdersByUserIdAsync(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userId);</w:t>
                      </w:r>
                    </w:p>
                    <w:p w14:paraId="5C117583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4D60905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4224C3E8" w14:textId="77777777" w:rsidR="00424BCE" w:rsidRDefault="00424BCE" w:rsidP="00424B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0545A697" w14:textId="5A2FA217" w:rsidR="00424BCE" w:rsidRDefault="00424BCE"/>
                  </w:txbxContent>
                </v:textbox>
              </v:shape>
            </w:pict>
          </mc:Fallback>
        </mc:AlternateContent>
      </w:r>
      <w:r w:rsidR="00E53CC2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9D0ED48" wp14:editId="21022FB4">
                <wp:simplePos x="0" y="0"/>
                <wp:positionH relativeFrom="column">
                  <wp:posOffset>-191614</wp:posOffset>
                </wp:positionH>
                <wp:positionV relativeFrom="paragraph">
                  <wp:posOffset>2161947</wp:posOffset>
                </wp:positionV>
                <wp:extent cx="5900468" cy="2372265"/>
                <wp:effectExtent l="0" t="0" r="24130" b="28575"/>
                <wp:wrapNone/>
                <wp:docPr id="49873075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68" cy="237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F5EDD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34470CE4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24C6610B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6985B125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48E9C397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B0147F4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0B323C27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213A55D9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ICategoryRepository</w:t>
                            </w:r>
                          </w:p>
                          <w:p w14:paraId="55FC29B7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45D9410C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GetAllAsync();</w:t>
                            </w:r>
                          </w:p>
                          <w:p w14:paraId="3AA154F5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id);</w:t>
                            </w:r>
                          </w:p>
                          <w:p w14:paraId="5A450E8C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category);</w:t>
                            </w:r>
                          </w:p>
                          <w:p w14:paraId="264BFF01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category);</w:t>
                            </w:r>
                          </w:p>
                          <w:p w14:paraId="4C82A3A7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Category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category);</w:t>
                            </w:r>
                          </w:p>
                          <w:p w14:paraId="4ACD12C9" w14:textId="77777777" w:rsidR="00E53CC2" w:rsidRDefault="00E53CC2" w:rsidP="00E53C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1B20538A" w14:textId="3856900C" w:rsidR="00E53CC2" w:rsidRDefault="00E53CC2" w:rsidP="00E53CC2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0ED48" id="Text Box 15" o:spid="_x0000_s1036" type="#_x0000_t202" style="position:absolute;margin-left:-15.1pt;margin-top:170.25pt;width:464.6pt;height:186.8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" fillcolor="white [3201]" strokeweight=".5pt">
                <v:textbox>
                  <w:txbxContent>
                    <w:p w14:paraId="20DF5EDD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34470CE4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24C6610B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6985B125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48E9C397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B0147F4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0B323C27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213A55D9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ICategoryRepository</w:t>
                      </w:r>
                    </w:p>
                    <w:p w14:paraId="55FC29B7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45D9410C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GetAllAsync();</w:t>
                      </w:r>
                    </w:p>
                    <w:p w14:paraId="3AA154F5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id);</w:t>
                      </w:r>
                    </w:p>
                    <w:p w14:paraId="5A450E8C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category);</w:t>
                      </w:r>
                    </w:p>
                    <w:p w14:paraId="264BFF01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category);</w:t>
                      </w:r>
                    </w:p>
                    <w:p w14:paraId="4C82A3A7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Category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category);</w:t>
                      </w:r>
                    </w:p>
                    <w:p w14:paraId="4ACD12C9" w14:textId="77777777" w:rsidR="00E53CC2" w:rsidRDefault="00E53CC2" w:rsidP="00E53CC2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1B20538A" w14:textId="3856900C" w:rsidR="00E53CC2" w:rsidRDefault="00E53CC2" w:rsidP="00E53CC2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02F8D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A7FC125" wp14:editId="24E9D8E9">
                <wp:simplePos x="0" y="0"/>
                <wp:positionH relativeFrom="column">
                  <wp:posOffset>-191614</wp:posOffset>
                </wp:positionH>
                <wp:positionV relativeFrom="paragraph">
                  <wp:posOffset>-477735</wp:posOffset>
                </wp:positionV>
                <wp:extent cx="5917721" cy="2398144"/>
                <wp:effectExtent l="0" t="0" r="26035" b="21590"/>
                <wp:wrapNone/>
                <wp:docPr id="163827637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7721" cy="2398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0921D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04023E40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651ADD50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52A92B84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EF73E8B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2E27414D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3300E28B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IProductRepository</w:t>
                            </w:r>
                          </w:p>
                          <w:p w14:paraId="43FFB17B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4348A45C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GetAllProductsAsync();</w:t>
                            </w:r>
                          </w:p>
                          <w:p w14:paraId="54D62DBE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GetProductByIdAsync(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id);</w:t>
                            </w:r>
                          </w:p>
                          <w:p w14:paraId="37A5C770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AddProductAsync(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product);</w:t>
                            </w:r>
                          </w:p>
                          <w:p w14:paraId="6DE0DF5D" w14:textId="059C6685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UpdateProductAsync(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product);</w:t>
                            </w:r>
                          </w:p>
                          <w:p w14:paraId="66E5DE28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DeleteProduct(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Product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product);</w:t>
                            </w:r>
                          </w:p>
                          <w:p w14:paraId="1B88899D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601400C8" w14:textId="77777777" w:rsidR="00502F8D" w:rsidRDefault="00502F8D" w:rsidP="00502F8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0E55AA61" w14:textId="67A11D88" w:rsidR="00502F8D" w:rsidRDefault="00502F8D"/>
                          <w:p w14:paraId="0AF52AE6" w14:textId="77777777" w:rsidR="00502F8D" w:rsidRDefault="00502F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FC125" id="Text Box 14" o:spid="_x0000_s1037" type="#_x0000_t202" style="position:absolute;margin-left:-15.1pt;margin-top:-37.6pt;width:465.95pt;height:188.85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" fillcolor="white [3201]" strokeweight=".5pt">
                <v:textbox>
                  <w:txbxContent>
                    <w:p w14:paraId="4E50921D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04023E40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651ADD50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52A92B84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EF73E8B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2E27414D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3300E28B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IProductRepository</w:t>
                      </w:r>
                    </w:p>
                    <w:p w14:paraId="43FFB17B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4348A45C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GetAllProductsAsync();</w:t>
                      </w:r>
                    </w:p>
                    <w:p w14:paraId="54D62DBE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GetProductByIdAsync(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id);</w:t>
                      </w:r>
                    </w:p>
                    <w:p w14:paraId="37A5C770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AddProductAsync(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product);</w:t>
                      </w:r>
                    </w:p>
                    <w:p w14:paraId="6DE0DF5D" w14:textId="059C6685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UpdateProductAsync(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product);</w:t>
                      </w:r>
                    </w:p>
                    <w:p w14:paraId="66E5DE28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DeleteProduct(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Product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product);</w:t>
                      </w:r>
                    </w:p>
                    <w:p w14:paraId="1B88899D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601400C8" w14:textId="77777777" w:rsidR="00502F8D" w:rsidRDefault="00502F8D" w:rsidP="00502F8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0E55AA61" w14:textId="67A11D88" w:rsidR="00502F8D" w:rsidRDefault="00502F8D"/>
                    <w:p w14:paraId="0AF52AE6" w14:textId="77777777" w:rsidR="00502F8D" w:rsidRDefault="00502F8D"/>
                  </w:txbxContent>
                </v:textbox>
              </v:shape>
            </w:pict>
          </mc:Fallback>
        </mc:AlternateContent>
      </w:r>
      <w:r w:rsidR="00D84018">
        <w:rPr>
          <w:lang w:val="vi-VN"/>
        </w:rPr>
        <w:br w:type="page"/>
      </w:r>
    </w:p>
    <w:p w14:paraId="2D2367AA" w14:textId="6E862840" w:rsidR="00204E84" w:rsidRDefault="007E4C15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BC30262" wp14:editId="13A47FEC">
                <wp:simplePos x="0" y="0"/>
                <wp:positionH relativeFrom="column">
                  <wp:posOffset>-277878</wp:posOffset>
                </wp:positionH>
                <wp:positionV relativeFrom="paragraph">
                  <wp:posOffset>-615758</wp:posOffset>
                </wp:positionV>
                <wp:extent cx="6314535" cy="3174520"/>
                <wp:effectExtent l="0" t="0" r="10160" b="26035"/>
                <wp:wrapNone/>
                <wp:docPr id="12939904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4535" cy="3174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94425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00483B14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6E0F16A6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53E4DAD6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DAC27A0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ClothingStore.Repositories</w:t>
                            </w:r>
                          </w:p>
                          <w:p w14:paraId="2078DD79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7D53536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IUserRepository</w:t>
                            </w:r>
                          </w:p>
                          <w:p w14:paraId="296732AF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771023C9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IEnumerable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 GetAllAsync();</w:t>
                            </w:r>
                          </w:p>
                          <w:p w14:paraId="4139C969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GetByIdAsync(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id);</w:t>
                            </w:r>
                          </w:p>
                          <w:p w14:paraId="60F0907E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GetByUsernameAsync(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username);</w:t>
                            </w:r>
                          </w:p>
                          <w:p w14:paraId="07E41954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user);</w:t>
                            </w:r>
                          </w:p>
                          <w:p w14:paraId="54AC600A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UpdateAsync(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user);</w:t>
                            </w:r>
                          </w:p>
                          <w:p w14:paraId="73ED4622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DeleteAsync(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id);</w:t>
                            </w:r>
                          </w:p>
                          <w:p w14:paraId="70A872C5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947E97A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GetUserWithCustomerAsync(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idUser);</w:t>
                            </w:r>
                          </w:p>
                          <w:p w14:paraId="26D4B52E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RegisterAsync(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user);</w:t>
                            </w:r>
                          </w:p>
                          <w:p w14:paraId="4937609B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AddCustomerAsync(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Customer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customer);</w:t>
                            </w:r>
                          </w:p>
                          <w:p w14:paraId="6C81EB4E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4F2CF6BD" w14:textId="77777777" w:rsidR="007E4C15" w:rsidRDefault="007E4C15" w:rsidP="007E4C1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6CC8543B" w14:textId="488B3BE0" w:rsidR="007E4C15" w:rsidRDefault="007E4C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30262" id="Text Box 17" o:spid="_x0000_s1038" type="#_x0000_t202" style="position:absolute;margin-left:-21.9pt;margin-top:-48.5pt;width:497.2pt;height:249.95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" fillcolor="white [3201]" strokeweight=".5pt">
                <v:textbox>
                  <w:txbxContent>
                    <w:p w14:paraId="6CC94425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00483B14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6E0F16A6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53E4DAD6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DAC27A0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ClothingStore.Repositories</w:t>
                      </w:r>
                    </w:p>
                    <w:p w14:paraId="2078DD79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7D53536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IUserRepository</w:t>
                      </w:r>
                    </w:p>
                    <w:p w14:paraId="296732AF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771023C9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IEnumerable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 GetAllAsync();</w:t>
                      </w:r>
                    </w:p>
                    <w:p w14:paraId="4139C969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GetByIdAsync(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id);</w:t>
                      </w:r>
                    </w:p>
                    <w:p w14:paraId="60F0907E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GetByUsernameAsync(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username);</w:t>
                      </w:r>
                    </w:p>
                    <w:p w14:paraId="07E41954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user);</w:t>
                      </w:r>
                    </w:p>
                    <w:p w14:paraId="54AC600A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UpdateAsync(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user);</w:t>
                      </w:r>
                    </w:p>
                    <w:p w14:paraId="73ED4622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DeleteAsync(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id);</w:t>
                      </w:r>
                    </w:p>
                    <w:p w14:paraId="70A872C5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947E97A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GetUserWithCustomerAsync(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idUser);</w:t>
                      </w:r>
                    </w:p>
                    <w:p w14:paraId="26D4B52E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RegisterAsync(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user);</w:t>
                      </w:r>
                    </w:p>
                    <w:p w14:paraId="4937609B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AddCustomerAsync(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Customer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customer);</w:t>
                      </w:r>
                    </w:p>
                    <w:p w14:paraId="6C81EB4E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4F2CF6BD" w14:textId="77777777" w:rsidR="007E4C15" w:rsidRDefault="007E4C15" w:rsidP="007E4C1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6CC8543B" w14:textId="488B3BE0" w:rsidR="007E4C15" w:rsidRDefault="007E4C15"/>
                  </w:txbxContent>
                </v:textbox>
              </v:shape>
            </w:pict>
          </mc:Fallback>
        </mc:AlternateContent>
      </w:r>
    </w:p>
    <w:p w14:paraId="309BC978" w14:textId="77777777" w:rsidR="007E4C15" w:rsidRDefault="007E4C15">
      <w:pPr>
        <w:rPr>
          <w:lang w:val="vi-VN"/>
        </w:rPr>
      </w:pPr>
    </w:p>
    <w:p w14:paraId="2BD2FAF3" w14:textId="77777777" w:rsidR="007E4C15" w:rsidRDefault="007E4C15">
      <w:pPr>
        <w:rPr>
          <w:lang w:val="vi-VN"/>
        </w:rPr>
      </w:pPr>
    </w:p>
    <w:p w14:paraId="79C676EB" w14:textId="77777777" w:rsidR="007E4C15" w:rsidRDefault="007E4C15">
      <w:pPr>
        <w:rPr>
          <w:lang w:val="vi-VN"/>
        </w:rPr>
      </w:pPr>
    </w:p>
    <w:p w14:paraId="4CE75AFF" w14:textId="77777777" w:rsidR="007E4C15" w:rsidRDefault="007E4C15">
      <w:pPr>
        <w:rPr>
          <w:lang w:val="vi-VN"/>
        </w:rPr>
      </w:pPr>
    </w:p>
    <w:p w14:paraId="68C155DB" w14:textId="77777777" w:rsidR="007E4C15" w:rsidRDefault="007E4C15">
      <w:pPr>
        <w:rPr>
          <w:lang w:val="vi-VN"/>
        </w:rPr>
      </w:pPr>
    </w:p>
    <w:p w14:paraId="2E25573B" w14:textId="77777777" w:rsidR="007E4C15" w:rsidRDefault="007E4C15">
      <w:pPr>
        <w:rPr>
          <w:lang w:val="vi-VN"/>
        </w:rPr>
      </w:pPr>
    </w:p>
    <w:p w14:paraId="5B727D26" w14:textId="77777777" w:rsidR="007E4C15" w:rsidRDefault="007E4C15">
      <w:pPr>
        <w:rPr>
          <w:lang w:val="vi-VN"/>
        </w:rPr>
      </w:pPr>
    </w:p>
    <w:p w14:paraId="4AEA2A7F" w14:textId="77777777" w:rsidR="007E4C15" w:rsidRDefault="007E4C15">
      <w:pPr>
        <w:rPr>
          <w:lang w:val="vi-VN"/>
        </w:rPr>
      </w:pPr>
    </w:p>
    <w:p w14:paraId="3AF2D504" w14:textId="77777777" w:rsidR="007E4C15" w:rsidRDefault="007E4C15">
      <w:pPr>
        <w:rPr>
          <w:lang w:val="vi-VN"/>
        </w:rPr>
      </w:pPr>
    </w:p>
    <w:p w14:paraId="6A9D9FE8" w14:textId="77777777" w:rsidR="007E4C15" w:rsidRDefault="007E4C15">
      <w:pPr>
        <w:rPr>
          <w:lang w:val="vi-VN"/>
        </w:rPr>
      </w:pPr>
    </w:p>
    <w:p w14:paraId="431906DF" w14:textId="77777777" w:rsidR="007E4C15" w:rsidRDefault="007E4C15">
      <w:pPr>
        <w:rPr>
          <w:lang w:val="vi-VN"/>
        </w:rPr>
      </w:pPr>
    </w:p>
    <w:p w14:paraId="7BF3FDAF" w14:textId="77777777" w:rsidR="007E4C15" w:rsidRDefault="007E4C15">
      <w:pPr>
        <w:rPr>
          <w:lang w:val="vi-VN"/>
        </w:rPr>
      </w:pPr>
    </w:p>
    <w:p w14:paraId="7E8F0840" w14:textId="77777777" w:rsidR="007E4C15" w:rsidRDefault="007E4C15">
      <w:pPr>
        <w:rPr>
          <w:lang w:val="vi-VN"/>
        </w:rPr>
      </w:pPr>
    </w:p>
    <w:p w14:paraId="160823CA" w14:textId="77777777" w:rsidR="00204E84" w:rsidRPr="00DF0D0A" w:rsidRDefault="00204E84" w:rsidP="00204E84"/>
    <w:p w14:paraId="51DA9AC0" w14:textId="1B4705DD" w:rsidR="006C0363" w:rsidRDefault="002045EE" w:rsidP="00A92F25">
      <w:pPr>
        <w:pStyle w:val="Heading2"/>
      </w:pPr>
      <w:bookmarkStart w:id="22" w:name="_Toc241939875"/>
      <w:proofErr w:type="spellStart"/>
      <w:r>
        <w:t>Mẫu</w:t>
      </w:r>
      <w:proofErr w:type="spellEnd"/>
      <w:r>
        <w:t xml:space="preserve"> State</w:t>
      </w:r>
      <w:bookmarkEnd w:id="22"/>
    </w:p>
    <w:p w14:paraId="638AF008" w14:textId="77777777" w:rsidR="007F1C39" w:rsidRDefault="007F1C39" w:rsidP="007F1C39">
      <w:pPr>
        <w:pStyle w:val="Heading3"/>
      </w:pPr>
      <w:bookmarkStart w:id="23" w:name="_Toc241939876"/>
      <w:r>
        <w:t xml:space="preserve">Lý </w:t>
      </w:r>
      <w:proofErr w:type="spellStart"/>
      <w:r>
        <w:t>thuyết</w:t>
      </w:r>
      <w:bookmarkEnd w:id="23"/>
      <w:proofErr w:type="spellEnd"/>
      <w:r>
        <w:t xml:space="preserve"> </w:t>
      </w:r>
    </w:p>
    <w:p w14:paraId="6BB5644F" w14:textId="654671FE" w:rsidR="007F1C39" w:rsidRPr="007F1C39" w:rsidRDefault="007F1C39" w:rsidP="00DF0D0A">
      <w:pPr>
        <w:spacing w:line="360" w:lineRule="auto"/>
        <w:rPr>
          <w:b/>
          <w:bCs/>
        </w:rPr>
      </w:pPr>
      <w:r w:rsidRPr="007F1C39">
        <w:rPr>
          <w:b/>
          <w:bCs/>
        </w:rPr>
        <w:t xml:space="preserve">Định </w:t>
      </w:r>
      <w:proofErr w:type="spellStart"/>
      <w:r w:rsidRPr="007F1C39">
        <w:rPr>
          <w:b/>
          <w:bCs/>
        </w:rPr>
        <w:t>nghĩa</w:t>
      </w:r>
      <w:proofErr w:type="spellEnd"/>
      <w:r w:rsidRPr="007F1C39">
        <w:rPr>
          <w:b/>
          <w:bCs/>
        </w:rPr>
        <w:t xml:space="preserve"> </w:t>
      </w:r>
    </w:p>
    <w:p w14:paraId="4BEE93FD" w14:textId="15804D13" w:rsidR="00463ED9" w:rsidRPr="00E11C42" w:rsidRDefault="00E11C42" w:rsidP="00DF0D0A">
      <w:pPr>
        <w:spacing w:line="360" w:lineRule="auto"/>
      </w:pPr>
      <w:proofErr w:type="spellStart"/>
      <w:r w:rsidRPr="00E11C42">
        <w:t>Mẫu</w:t>
      </w:r>
      <w:proofErr w:type="spellEnd"/>
      <w:r w:rsidRPr="00E11C42">
        <w:t xml:space="preserve"> State </w:t>
      </w:r>
      <w:proofErr w:type="spellStart"/>
      <w:r w:rsidRPr="00E11C42">
        <w:t>là</w:t>
      </w:r>
      <w:proofErr w:type="spellEnd"/>
      <w:r w:rsidRPr="00E11C42">
        <w:t xml:space="preserve"> </w:t>
      </w:r>
      <w:proofErr w:type="spellStart"/>
      <w:r w:rsidRPr="00E11C42">
        <w:t>một</w:t>
      </w:r>
      <w:proofErr w:type="spellEnd"/>
      <w:r w:rsidRPr="00E11C42">
        <w:t xml:space="preserve"> </w:t>
      </w:r>
      <w:proofErr w:type="spellStart"/>
      <w:r w:rsidRPr="00E11C42">
        <w:t>mẫu</w:t>
      </w:r>
      <w:proofErr w:type="spellEnd"/>
      <w:r w:rsidRPr="00E11C42">
        <w:t xml:space="preserve"> </w:t>
      </w:r>
      <w:proofErr w:type="spellStart"/>
      <w:r w:rsidRPr="00E11C42">
        <w:t>thiết</w:t>
      </w:r>
      <w:proofErr w:type="spellEnd"/>
      <w:r w:rsidRPr="00E11C42">
        <w:t xml:space="preserve"> </w:t>
      </w:r>
      <w:proofErr w:type="spellStart"/>
      <w:r w:rsidRPr="00E11C42">
        <w:t>kế</w:t>
      </w:r>
      <w:proofErr w:type="spellEnd"/>
      <w:r w:rsidRPr="00E11C42">
        <w:t xml:space="preserve"> </w:t>
      </w:r>
      <w:proofErr w:type="spellStart"/>
      <w:r w:rsidRPr="00E11C42">
        <w:t>thuộc</w:t>
      </w:r>
      <w:proofErr w:type="spellEnd"/>
      <w:r w:rsidRPr="00E11C42">
        <w:t xml:space="preserve"> </w:t>
      </w:r>
      <w:proofErr w:type="spellStart"/>
      <w:r w:rsidRPr="00E11C42">
        <w:t>nhóm</w:t>
      </w:r>
      <w:proofErr w:type="spellEnd"/>
      <w:r w:rsidRPr="00E11C42">
        <w:t xml:space="preserve"> Behavioral Pattern, </w:t>
      </w:r>
      <w:proofErr w:type="spellStart"/>
      <w:r w:rsidRPr="00E11C42">
        <w:t>giúp</w:t>
      </w:r>
      <w:proofErr w:type="spellEnd"/>
      <w:r w:rsidRPr="00E11C42">
        <w:t xml:space="preserve"> </w:t>
      </w:r>
      <w:proofErr w:type="spellStart"/>
      <w:r w:rsidRPr="00E11C42">
        <w:t>một</w:t>
      </w:r>
      <w:proofErr w:type="spellEnd"/>
      <w:r w:rsidRPr="00E11C42">
        <w:t xml:space="preserve"> </w:t>
      </w:r>
      <w:proofErr w:type="spellStart"/>
      <w:r w:rsidRPr="00E11C42">
        <w:t>đối</w:t>
      </w:r>
      <w:proofErr w:type="spellEnd"/>
      <w:r w:rsidRPr="00E11C42">
        <w:t xml:space="preserve"> </w:t>
      </w:r>
      <w:proofErr w:type="spellStart"/>
      <w:r w:rsidRPr="00E11C42">
        <w:t>tượng</w:t>
      </w:r>
      <w:proofErr w:type="spellEnd"/>
      <w:r w:rsidRPr="00E11C42">
        <w:t xml:space="preserve"> </w:t>
      </w:r>
      <w:proofErr w:type="spellStart"/>
      <w:r w:rsidRPr="00E11C42">
        <w:t>thay</w:t>
      </w:r>
      <w:proofErr w:type="spellEnd"/>
      <w:r w:rsidRPr="00E11C42">
        <w:t xml:space="preserve"> </w:t>
      </w:r>
      <w:proofErr w:type="spellStart"/>
      <w:r w:rsidRPr="00E11C42">
        <w:t>đổi</w:t>
      </w:r>
      <w:proofErr w:type="spellEnd"/>
      <w:r w:rsidRPr="00E11C42">
        <w:t xml:space="preserve"> </w:t>
      </w:r>
      <w:proofErr w:type="spellStart"/>
      <w:r w:rsidRPr="00E11C42">
        <w:t>hành</w:t>
      </w:r>
      <w:proofErr w:type="spellEnd"/>
      <w:r w:rsidRPr="00E11C42">
        <w:t xml:space="preserve"> vi </w:t>
      </w:r>
      <w:proofErr w:type="spellStart"/>
      <w:r w:rsidRPr="00E11C42">
        <w:t>của</w:t>
      </w:r>
      <w:proofErr w:type="spellEnd"/>
      <w:r w:rsidRPr="00E11C42">
        <w:t xml:space="preserve"> </w:t>
      </w:r>
      <w:proofErr w:type="spellStart"/>
      <w:r w:rsidRPr="00E11C42">
        <w:t>nó</w:t>
      </w:r>
      <w:proofErr w:type="spellEnd"/>
      <w:r w:rsidRPr="00E11C42">
        <w:t xml:space="preserve"> </w:t>
      </w:r>
      <w:proofErr w:type="spellStart"/>
      <w:r w:rsidRPr="00E11C42">
        <w:t>khi</w:t>
      </w:r>
      <w:proofErr w:type="spellEnd"/>
      <w:r w:rsidRPr="00E11C42">
        <w:t xml:space="preserve"> </w:t>
      </w:r>
      <w:proofErr w:type="spellStart"/>
      <w:r w:rsidRPr="00E11C42">
        <w:t>trạng</w:t>
      </w:r>
      <w:proofErr w:type="spellEnd"/>
      <w:r w:rsidRPr="00E11C42">
        <w:t xml:space="preserve"> </w:t>
      </w:r>
      <w:proofErr w:type="spellStart"/>
      <w:r w:rsidRPr="00E11C42">
        <w:t>thái</w:t>
      </w:r>
      <w:proofErr w:type="spellEnd"/>
      <w:r w:rsidRPr="00E11C42">
        <w:t xml:space="preserve"> </w:t>
      </w:r>
      <w:proofErr w:type="spellStart"/>
      <w:r w:rsidRPr="00E11C42">
        <w:t>nội</w:t>
      </w:r>
      <w:proofErr w:type="spellEnd"/>
      <w:r w:rsidRPr="00E11C42">
        <w:t xml:space="preserve"> </w:t>
      </w:r>
      <w:proofErr w:type="spellStart"/>
      <w:r w:rsidRPr="00E11C42">
        <w:t>bộ</w:t>
      </w:r>
      <w:proofErr w:type="spellEnd"/>
      <w:r w:rsidRPr="00E11C42">
        <w:t xml:space="preserve"> </w:t>
      </w:r>
      <w:proofErr w:type="spellStart"/>
      <w:r w:rsidRPr="00E11C42">
        <w:t>thay</w:t>
      </w:r>
      <w:proofErr w:type="spellEnd"/>
      <w:r w:rsidRPr="00E11C42">
        <w:t xml:space="preserve"> </w:t>
      </w:r>
      <w:proofErr w:type="spellStart"/>
      <w:r w:rsidRPr="00E11C42">
        <w:t>đổi</w:t>
      </w:r>
      <w:proofErr w:type="spellEnd"/>
      <w:r w:rsidRPr="00E11C42">
        <w:t xml:space="preserve">. </w:t>
      </w:r>
      <w:proofErr w:type="spellStart"/>
      <w:r w:rsidRPr="00E11C42">
        <w:t>Mẫu</w:t>
      </w:r>
      <w:proofErr w:type="spellEnd"/>
      <w:r w:rsidRPr="00E11C42">
        <w:t xml:space="preserve"> </w:t>
      </w:r>
      <w:proofErr w:type="spellStart"/>
      <w:r w:rsidRPr="00E11C42">
        <w:t>này</w:t>
      </w:r>
      <w:proofErr w:type="spellEnd"/>
      <w:r w:rsidRPr="00E11C42">
        <w:t xml:space="preserve"> </w:t>
      </w:r>
      <w:proofErr w:type="spellStart"/>
      <w:r w:rsidRPr="00E11C42">
        <w:t>cho</w:t>
      </w:r>
      <w:proofErr w:type="spellEnd"/>
      <w:r w:rsidRPr="00E11C42">
        <w:t xml:space="preserve"> </w:t>
      </w:r>
      <w:proofErr w:type="spellStart"/>
      <w:r w:rsidRPr="00E11C42">
        <w:t>phép</w:t>
      </w:r>
      <w:proofErr w:type="spellEnd"/>
      <w:r w:rsidRPr="00E11C42">
        <w:t xml:space="preserve"> </w:t>
      </w:r>
      <w:proofErr w:type="spellStart"/>
      <w:r w:rsidRPr="00E11C42">
        <w:t>đóng</w:t>
      </w:r>
      <w:proofErr w:type="spellEnd"/>
      <w:r w:rsidRPr="00E11C42">
        <w:t xml:space="preserve"> </w:t>
      </w:r>
      <w:proofErr w:type="spellStart"/>
      <w:r w:rsidRPr="00E11C42">
        <w:t>gói</w:t>
      </w:r>
      <w:proofErr w:type="spellEnd"/>
      <w:r w:rsidRPr="00E11C42">
        <w:t xml:space="preserve"> </w:t>
      </w:r>
      <w:proofErr w:type="spellStart"/>
      <w:r w:rsidRPr="00E11C42">
        <w:t>các</w:t>
      </w:r>
      <w:proofErr w:type="spellEnd"/>
      <w:r w:rsidRPr="00E11C42">
        <w:t xml:space="preserve"> </w:t>
      </w:r>
      <w:proofErr w:type="spellStart"/>
      <w:r w:rsidRPr="00E11C42">
        <w:t>trạng</w:t>
      </w:r>
      <w:proofErr w:type="spellEnd"/>
      <w:r w:rsidRPr="00E11C42">
        <w:t xml:space="preserve"> </w:t>
      </w:r>
      <w:proofErr w:type="spellStart"/>
      <w:r w:rsidRPr="00E11C42">
        <w:t>thái</w:t>
      </w:r>
      <w:proofErr w:type="spellEnd"/>
      <w:r w:rsidRPr="00E11C42">
        <w:t xml:space="preserve"> </w:t>
      </w:r>
      <w:proofErr w:type="spellStart"/>
      <w:r w:rsidRPr="00E11C42">
        <w:t>khác</w:t>
      </w:r>
      <w:proofErr w:type="spellEnd"/>
      <w:r w:rsidRPr="00E11C42">
        <w:t xml:space="preserve"> </w:t>
      </w:r>
      <w:proofErr w:type="spellStart"/>
      <w:r w:rsidRPr="00E11C42">
        <w:t>nhau</w:t>
      </w:r>
      <w:proofErr w:type="spellEnd"/>
      <w:r w:rsidRPr="00E11C42">
        <w:t xml:space="preserve"> </w:t>
      </w:r>
      <w:proofErr w:type="spellStart"/>
      <w:r w:rsidRPr="00E11C42">
        <w:t>của</w:t>
      </w:r>
      <w:proofErr w:type="spellEnd"/>
      <w:r w:rsidRPr="00E11C42">
        <w:t xml:space="preserve"> </w:t>
      </w:r>
      <w:proofErr w:type="spellStart"/>
      <w:r w:rsidRPr="00E11C42">
        <w:t>một</w:t>
      </w:r>
      <w:proofErr w:type="spellEnd"/>
      <w:r w:rsidRPr="00E11C42">
        <w:t xml:space="preserve"> </w:t>
      </w:r>
      <w:proofErr w:type="spellStart"/>
      <w:r w:rsidRPr="00E11C42">
        <w:t>đối</w:t>
      </w:r>
      <w:proofErr w:type="spellEnd"/>
      <w:r w:rsidRPr="00E11C42">
        <w:t xml:space="preserve"> </w:t>
      </w:r>
      <w:proofErr w:type="spellStart"/>
      <w:r w:rsidRPr="00E11C42">
        <w:t>tượng</w:t>
      </w:r>
      <w:proofErr w:type="spellEnd"/>
      <w:r w:rsidRPr="00E11C42">
        <w:t xml:space="preserve"> </w:t>
      </w:r>
      <w:proofErr w:type="spellStart"/>
      <w:r w:rsidRPr="00E11C42">
        <w:t>vào</w:t>
      </w:r>
      <w:proofErr w:type="spellEnd"/>
      <w:r w:rsidRPr="00E11C42">
        <w:t xml:space="preserve"> </w:t>
      </w:r>
      <w:proofErr w:type="spellStart"/>
      <w:r w:rsidRPr="00E11C42">
        <w:t>các</w:t>
      </w:r>
      <w:proofErr w:type="spellEnd"/>
      <w:r w:rsidRPr="00E11C42">
        <w:t xml:space="preserve"> </w:t>
      </w:r>
      <w:proofErr w:type="spellStart"/>
      <w:r w:rsidRPr="00E11C42">
        <w:t>lớp</w:t>
      </w:r>
      <w:proofErr w:type="spellEnd"/>
      <w:r w:rsidRPr="00E11C42">
        <w:t xml:space="preserve"> </w:t>
      </w:r>
      <w:proofErr w:type="spellStart"/>
      <w:r w:rsidRPr="00E11C42">
        <w:t>riêng</w:t>
      </w:r>
      <w:proofErr w:type="spellEnd"/>
      <w:r w:rsidRPr="00E11C42">
        <w:t xml:space="preserve"> </w:t>
      </w:r>
      <w:proofErr w:type="spellStart"/>
      <w:r w:rsidRPr="00E11C42">
        <w:t>biệt</w:t>
      </w:r>
      <w:proofErr w:type="spellEnd"/>
      <w:r w:rsidRPr="00E11C42">
        <w:t xml:space="preserve">, </w:t>
      </w:r>
      <w:proofErr w:type="spellStart"/>
      <w:r w:rsidRPr="00E11C42">
        <w:t>giúp</w:t>
      </w:r>
      <w:proofErr w:type="spellEnd"/>
      <w:r w:rsidRPr="00E11C42">
        <w:t xml:space="preserve"> </w:t>
      </w:r>
      <w:proofErr w:type="spellStart"/>
      <w:r w:rsidRPr="00E11C42">
        <w:t>việc</w:t>
      </w:r>
      <w:proofErr w:type="spellEnd"/>
      <w:r w:rsidRPr="00E11C42">
        <w:t xml:space="preserve"> </w:t>
      </w:r>
      <w:proofErr w:type="spellStart"/>
      <w:r w:rsidRPr="00E11C42">
        <w:t>quản</w:t>
      </w:r>
      <w:proofErr w:type="spellEnd"/>
      <w:r w:rsidRPr="00E11C42">
        <w:t xml:space="preserve"> </w:t>
      </w:r>
      <w:proofErr w:type="spellStart"/>
      <w:r w:rsidRPr="00E11C42">
        <w:t>lý</w:t>
      </w:r>
      <w:proofErr w:type="spellEnd"/>
      <w:r w:rsidRPr="00E11C42">
        <w:t xml:space="preserve"> </w:t>
      </w:r>
      <w:proofErr w:type="spellStart"/>
      <w:r w:rsidRPr="00E11C42">
        <w:t>và</w:t>
      </w:r>
      <w:proofErr w:type="spellEnd"/>
      <w:r w:rsidRPr="00E11C42">
        <w:t xml:space="preserve"> </w:t>
      </w:r>
      <w:proofErr w:type="spellStart"/>
      <w:r w:rsidRPr="00E11C42">
        <w:t>mở</w:t>
      </w:r>
      <w:proofErr w:type="spellEnd"/>
      <w:r w:rsidRPr="00E11C42">
        <w:t xml:space="preserve"> </w:t>
      </w:r>
      <w:proofErr w:type="spellStart"/>
      <w:r w:rsidRPr="00E11C42">
        <w:t>rộng</w:t>
      </w:r>
      <w:proofErr w:type="spellEnd"/>
      <w:r w:rsidRPr="00E11C42">
        <w:t xml:space="preserve"> </w:t>
      </w:r>
      <w:proofErr w:type="spellStart"/>
      <w:r w:rsidRPr="00E11C42">
        <w:t>trạng</w:t>
      </w:r>
      <w:proofErr w:type="spellEnd"/>
      <w:r w:rsidRPr="00E11C42">
        <w:t xml:space="preserve"> </w:t>
      </w:r>
      <w:proofErr w:type="spellStart"/>
      <w:r w:rsidRPr="00E11C42">
        <w:t>thái</w:t>
      </w:r>
      <w:proofErr w:type="spellEnd"/>
      <w:r w:rsidRPr="00E11C42">
        <w:t xml:space="preserve"> </w:t>
      </w:r>
      <w:proofErr w:type="spellStart"/>
      <w:r w:rsidRPr="00E11C42">
        <w:t>trở</w:t>
      </w:r>
      <w:proofErr w:type="spellEnd"/>
      <w:r w:rsidRPr="00E11C42">
        <w:t xml:space="preserve"> </w:t>
      </w:r>
      <w:proofErr w:type="spellStart"/>
      <w:r w:rsidRPr="00E11C42">
        <w:t>nên</w:t>
      </w:r>
      <w:proofErr w:type="spellEnd"/>
      <w:r w:rsidRPr="00E11C42">
        <w:t xml:space="preserve"> </w:t>
      </w:r>
      <w:proofErr w:type="spellStart"/>
      <w:r w:rsidRPr="00E11C42">
        <w:t>linh</w:t>
      </w:r>
      <w:proofErr w:type="spellEnd"/>
      <w:r w:rsidRPr="00E11C42">
        <w:t xml:space="preserve"> </w:t>
      </w:r>
      <w:proofErr w:type="spellStart"/>
      <w:r w:rsidRPr="00E11C42">
        <w:t>hoạt</w:t>
      </w:r>
      <w:proofErr w:type="spellEnd"/>
      <w:r w:rsidRPr="00E11C42">
        <w:t xml:space="preserve"> </w:t>
      </w:r>
      <w:proofErr w:type="spellStart"/>
      <w:r w:rsidRPr="00E11C42">
        <w:t>hơn</w:t>
      </w:r>
      <w:proofErr w:type="spellEnd"/>
      <w:r w:rsidRPr="00E11C42">
        <w:t xml:space="preserve"> </w:t>
      </w:r>
      <w:proofErr w:type="spellStart"/>
      <w:r w:rsidRPr="00E11C42">
        <w:t>mà</w:t>
      </w:r>
      <w:proofErr w:type="spellEnd"/>
      <w:r w:rsidRPr="00E11C42">
        <w:t xml:space="preserve"> </w:t>
      </w:r>
      <w:proofErr w:type="spellStart"/>
      <w:r w:rsidRPr="00E11C42">
        <w:t>không</w:t>
      </w:r>
      <w:proofErr w:type="spellEnd"/>
      <w:r w:rsidRPr="00E11C42">
        <w:t xml:space="preserve"> </w:t>
      </w:r>
      <w:proofErr w:type="spellStart"/>
      <w:r w:rsidRPr="00E11C42">
        <w:t>cần</w:t>
      </w:r>
      <w:proofErr w:type="spellEnd"/>
      <w:r w:rsidRPr="00E11C42">
        <w:t xml:space="preserve"> </w:t>
      </w:r>
      <w:proofErr w:type="spellStart"/>
      <w:r w:rsidRPr="00E11C42">
        <w:t>sử</w:t>
      </w:r>
      <w:proofErr w:type="spellEnd"/>
      <w:r w:rsidRPr="00E11C42">
        <w:t xml:space="preserve"> </w:t>
      </w:r>
      <w:proofErr w:type="spellStart"/>
      <w:r w:rsidRPr="00E11C42">
        <w:t>dụng</w:t>
      </w:r>
      <w:proofErr w:type="spellEnd"/>
      <w:r w:rsidRPr="00E11C42">
        <w:t xml:space="preserve"> </w:t>
      </w:r>
      <w:proofErr w:type="spellStart"/>
      <w:r w:rsidRPr="00E11C42">
        <w:t>nhiều</w:t>
      </w:r>
      <w:proofErr w:type="spellEnd"/>
      <w:r w:rsidRPr="00E11C42">
        <w:t xml:space="preserve"> </w:t>
      </w:r>
      <w:proofErr w:type="spellStart"/>
      <w:r w:rsidRPr="00E11C42">
        <w:t>câu</w:t>
      </w:r>
      <w:proofErr w:type="spellEnd"/>
      <w:r w:rsidRPr="00E11C42">
        <w:t xml:space="preserve"> </w:t>
      </w:r>
      <w:proofErr w:type="spellStart"/>
      <w:r w:rsidRPr="00E11C42">
        <w:t>lệnh</w:t>
      </w:r>
      <w:proofErr w:type="spellEnd"/>
      <w:r w:rsidRPr="00E11C42">
        <w:t xml:space="preserve"> </w:t>
      </w:r>
      <w:proofErr w:type="spellStart"/>
      <w:r w:rsidRPr="00E11C42">
        <w:t>điều</w:t>
      </w:r>
      <w:proofErr w:type="spellEnd"/>
      <w:r w:rsidRPr="00E11C42">
        <w:t xml:space="preserve"> </w:t>
      </w:r>
      <w:proofErr w:type="spellStart"/>
      <w:r w:rsidRPr="00E11C42">
        <w:t>kiện</w:t>
      </w:r>
      <w:proofErr w:type="spellEnd"/>
      <w:r w:rsidRPr="00E11C42">
        <w:t xml:space="preserve"> </w:t>
      </w:r>
      <w:proofErr w:type="spellStart"/>
      <w:r w:rsidRPr="00E11C42">
        <w:t>phức</w:t>
      </w:r>
      <w:proofErr w:type="spellEnd"/>
      <w:r w:rsidRPr="00E11C42">
        <w:t xml:space="preserve"> </w:t>
      </w:r>
      <w:proofErr w:type="spellStart"/>
      <w:r w:rsidRPr="00E11C42">
        <w:t>tạp</w:t>
      </w:r>
      <w:proofErr w:type="spellEnd"/>
      <w:r w:rsidRPr="00E11C42">
        <w:t>.</w:t>
      </w:r>
    </w:p>
    <w:p w14:paraId="60D9BBC4" w14:textId="0DB8CCF0" w:rsidR="007F1C39" w:rsidRPr="007F1C39" w:rsidRDefault="007F1C39" w:rsidP="00DF0D0A">
      <w:pPr>
        <w:spacing w:line="360" w:lineRule="auto"/>
        <w:rPr>
          <w:b/>
          <w:bCs/>
        </w:rPr>
      </w:pPr>
      <w:proofErr w:type="spellStart"/>
      <w:r w:rsidRPr="007F1C39">
        <w:rPr>
          <w:b/>
          <w:bCs/>
        </w:rPr>
        <w:t>Mục</w:t>
      </w:r>
      <w:proofErr w:type="spellEnd"/>
      <w:r w:rsidRPr="007F1C39">
        <w:rPr>
          <w:b/>
          <w:bCs/>
        </w:rPr>
        <w:t xml:space="preserve"> </w:t>
      </w:r>
      <w:proofErr w:type="spellStart"/>
      <w:r w:rsidRPr="007F1C39">
        <w:rPr>
          <w:b/>
          <w:bCs/>
        </w:rPr>
        <w:t>đích</w:t>
      </w:r>
      <w:proofErr w:type="spellEnd"/>
    </w:p>
    <w:p w14:paraId="7689CC36" w14:textId="5739D160" w:rsidR="00463ED9" w:rsidRPr="00F20403" w:rsidRDefault="00F20403" w:rsidP="00DF0D0A">
      <w:pPr>
        <w:spacing w:line="360" w:lineRule="auto"/>
      </w:pPr>
      <w:proofErr w:type="spellStart"/>
      <w:r w:rsidRPr="00F20403">
        <w:t>Phân</w:t>
      </w:r>
      <w:proofErr w:type="spellEnd"/>
      <w:r w:rsidRPr="00F20403">
        <w:t xml:space="preserve"> </w:t>
      </w:r>
      <w:proofErr w:type="spellStart"/>
      <w:r w:rsidRPr="00F20403">
        <w:t>quyền</w:t>
      </w:r>
      <w:proofErr w:type="spellEnd"/>
      <w:r w:rsidRPr="00F20403">
        <w:t xml:space="preserve"> </w:t>
      </w:r>
      <w:proofErr w:type="spellStart"/>
      <w:r w:rsidRPr="00F20403">
        <w:t>đăng</w:t>
      </w:r>
      <w:proofErr w:type="spellEnd"/>
      <w:r w:rsidRPr="00F20403">
        <w:t xml:space="preserve"> </w:t>
      </w:r>
      <w:proofErr w:type="spellStart"/>
      <w:r w:rsidRPr="00F20403">
        <w:t>nhập</w:t>
      </w:r>
      <w:proofErr w:type="spellEnd"/>
      <w:r w:rsidRPr="00F20403">
        <w:t xml:space="preserve"> </w:t>
      </w:r>
      <w:proofErr w:type="spellStart"/>
      <w:r w:rsidRPr="00F20403">
        <w:t>giữa</w:t>
      </w:r>
      <w:proofErr w:type="spellEnd"/>
      <w:r w:rsidRPr="00F20403">
        <w:t xml:space="preserve"> </w:t>
      </w:r>
      <w:proofErr w:type="spellStart"/>
      <w:r w:rsidRPr="00F20403">
        <w:t>hai</w:t>
      </w:r>
      <w:proofErr w:type="spellEnd"/>
      <w:r w:rsidRPr="00F20403">
        <w:t xml:space="preserve"> </w:t>
      </w:r>
      <w:proofErr w:type="spellStart"/>
      <w:r w:rsidRPr="00F20403">
        <w:t>trạng</w:t>
      </w:r>
      <w:proofErr w:type="spellEnd"/>
      <w:r w:rsidRPr="00F20403">
        <w:t xml:space="preserve"> </w:t>
      </w:r>
      <w:proofErr w:type="spellStart"/>
      <w:r w:rsidRPr="00F20403">
        <w:t>thái</w:t>
      </w:r>
      <w:proofErr w:type="spellEnd"/>
      <w:r w:rsidRPr="00F20403">
        <w:t xml:space="preserve"> User </w:t>
      </w:r>
      <w:proofErr w:type="spellStart"/>
      <w:r w:rsidRPr="00F20403">
        <w:t>và</w:t>
      </w:r>
      <w:proofErr w:type="spellEnd"/>
      <w:r w:rsidRPr="00F20403">
        <w:t xml:space="preserve"> Admin, </w:t>
      </w:r>
      <w:r w:rsidR="0029454D" w:rsidRPr="0029454D">
        <w:t xml:space="preserve">Cho </w:t>
      </w:r>
      <w:proofErr w:type="spellStart"/>
      <w:r w:rsidR="0029454D" w:rsidRPr="0029454D">
        <w:t>phép</w:t>
      </w:r>
      <w:proofErr w:type="spellEnd"/>
      <w:r w:rsidR="0029454D" w:rsidRPr="0029454D">
        <w:t xml:space="preserve"> </w:t>
      </w:r>
      <w:proofErr w:type="spellStart"/>
      <w:r w:rsidR="0029454D" w:rsidRPr="0029454D">
        <w:t>thay</w:t>
      </w:r>
      <w:proofErr w:type="spellEnd"/>
      <w:r w:rsidR="0029454D" w:rsidRPr="0029454D">
        <w:t xml:space="preserve"> </w:t>
      </w:r>
      <w:proofErr w:type="spellStart"/>
      <w:r w:rsidR="0029454D" w:rsidRPr="0029454D">
        <w:t>đổi</w:t>
      </w:r>
      <w:proofErr w:type="spellEnd"/>
      <w:r w:rsidR="0029454D" w:rsidRPr="0029454D">
        <w:t xml:space="preserve"> </w:t>
      </w:r>
      <w:proofErr w:type="spellStart"/>
      <w:r w:rsidR="0029454D" w:rsidRPr="0029454D">
        <w:t>hành</w:t>
      </w:r>
      <w:proofErr w:type="spellEnd"/>
      <w:r w:rsidR="0029454D" w:rsidRPr="0029454D">
        <w:t xml:space="preserve"> vi </w:t>
      </w:r>
      <w:proofErr w:type="spellStart"/>
      <w:r w:rsidR="0029454D" w:rsidRPr="0029454D">
        <w:t>của</w:t>
      </w:r>
      <w:proofErr w:type="spellEnd"/>
      <w:r w:rsidR="0029454D" w:rsidRPr="0029454D">
        <w:t xml:space="preserve"> </w:t>
      </w:r>
      <w:proofErr w:type="spellStart"/>
      <w:r w:rsidR="0029454D" w:rsidRPr="0029454D">
        <w:t>hệ</w:t>
      </w:r>
      <w:proofErr w:type="spellEnd"/>
      <w:r w:rsidR="0029454D" w:rsidRPr="0029454D">
        <w:t xml:space="preserve"> </w:t>
      </w:r>
      <w:proofErr w:type="spellStart"/>
      <w:r w:rsidR="0029454D" w:rsidRPr="0029454D">
        <w:t>thống</w:t>
      </w:r>
      <w:proofErr w:type="spellEnd"/>
      <w:r w:rsidR="0029454D" w:rsidRPr="0029454D">
        <w:t xml:space="preserve"> </w:t>
      </w:r>
      <w:proofErr w:type="spellStart"/>
      <w:r w:rsidR="0029454D" w:rsidRPr="0029454D">
        <w:t>tùy</w:t>
      </w:r>
      <w:proofErr w:type="spellEnd"/>
      <w:r w:rsidR="0029454D" w:rsidRPr="0029454D">
        <w:t xml:space="preserve"> </w:t>
      </w:r>
      <w:proofErr w:type="spellStart"/>
      <w:r w:rsidR="0029454D" w:rsidRPr="0029454D">
        <w:t>theo</w:t>
      </w:r>
      <w:proofErr w:type="spellEnd"/>
      <w:r w:rsidR="0029454D" w:rsidRPr="0029454D">
        <w:t xml:space="preserve"> </w:t>
      </w:r>
      <w:proofErr w:type="spellStart"/>
      <w:r w:rsidR="0029454D" w:rsidRPr="0029454D">
        <w:t>vai</w:t>
      </w:r>
      <w:proofErr w:type="spellEnd"/>
      <w:r w:rsidR="0029454D" w:rsidRPr="0029454D">
        <w:t xml:space="preserve"> </w:t>
      </w:r>
      <w:proofErr w:type="spellStart"/>
      <w:r w:rsidR="0029454D" w:rsidRPr="0029454D">
        <w:t>trò</w:t>
      </w:r>
      <w:proofErr w:type="spellEnd"/>
      <w:r w:rsidR="0029454D" w:rsidRPr="0029454D">
        <w:t xml:space="preserve"> </w:t>
      </w:r>
      <w:proofErr w:type="spellStart"/>
      <w:r w:rsidR="0029454D" w:rsidRPr="0029454D">
        <w:t>của</w:t>
      </w:r>
      <w:proofErr w:type="spellEnd"/>
      <w:r w:rsidR="0029454D" w:rsidRPr="0029454D">
        <w:t xml:space="preserve"> </w:t>
      </w:r>
      <w:proofErr w:type="spellStart"/>
      <w:r w:rsidR="0029454D" w:rsidRPr="0029454D">
        <w:t>người</w:t>
      </w:r>
      <w:proofErr w:type="spellEnd"/>
      <w:r w:rsidR="0029454D" w:rsidRPr="0029454D">
        <w:t xml:space="preserve"> </w:t>
      </w:r>
      <w:r w:rsidR="003B6200">
        <w:t xml:space="preserve">dung, </w:t>
      </w:r>
      <w:proofErr w:type="spellStart"/>
      <w:r w:rsidR="003B6200">
        <w:t>dễ</w:t>
      </w:r>
      <w:proofErr w:type="spellEnd"/>
      <w:r w:rsidR="003B6200">
        <w:t xml:space="preserve"> </w:t>
      </w:r>
      <w:proofErr w:type="spellStart"/>
      <w:r w:rsidR="003B6200">
        <w:t>dàng</w:t>
      </w:r>
      <w:proofErr w:type="spellEnd"/>
      <w:r w:rsidR="003B6200">
        <w:t xml:space="preserve"> </w:t>
      </w:r>
      <w:proofErr w:type="spellStart"/>
      <w:r w:rsidR="003B6200">
        <w:t>mở</w:t>
      </w:r>
      <w:proofErr w:type="spellEnd"/>
      <w:r w:rsidR="003B6200">
        <w:t xml:space="preserve"> </w:t>
      </w:r>
      <w:proofErr w:type="spellStart"/>
      <w:r w:rsidR="003B6200">
        <w:t>rộng</w:t>
      </w:r>
      <w:proofErr w:type="spellEnd"/>
    </w:p>
    <w:p w14:paraId="52DD4FBA" w14:textId="77777777" w:rsidR="007F1C39" w:rsidRDefault="007F1C39" w:rsidP="007F1C39">
      <w:pPr>
        <w:pStyle w:val="Heading3"/>
      </w:pPr>
      <w:bookmarkStart w:id="24" w:name="_Toc241939877"/>
      <w:r>
        <w:t>Class Diagram</w:t>
      </w:r>
      <w:bookmarkEnd w:id="24"/>
      <w:r>
        <w:t xml:space="preserve"> </w:t>
      </w:r>
    </w:p>
    <w:p w14:paraId="3DE9D513" w14:textId="50A7815E" w:rsidR="001A5259" w:rsidRPr="001A5259" w:rsidRDefault="00F01245" w:rsidP="001A5259">
      <w:r w:rsidRPr="00F01245">
        <w:rPr>
          <w:noProof/>
        </w:rPr>
        <w:drawing>
          <wp:inline distT="0" distB="0" distL="0" distR="0" wp14:anchorId="451AD0F5" wp14:editId="678FDAF0">
            <wp:extent cx="5972175" cy="1609725"/>
            <wp:effectExtent l="0" t="0" r="9525" b="9525"/>
            <wp:docPr id="4061460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4602" name="Picture 1" descr="A diagram of a computer&#10;&#10;AI-generated content may be incorrect."/>
                    <pic:cNvPicPr/>
                  </pic:nvPicPr>
                  <pic:blipFill rotWithShape="1">
                    <a:blip r:embed="rId16"/>
                    <a:srcRect t="9022" b="6281"/>
                    <a:stretch/>
                  </pic:blipFill>
                  <pic:spPr bwMode="auto">
                    <a:xfrm>
                      <a:off x="0" y="0"/>
                      <a:ext cx="597217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5AF99" w14:textId="64274DB7" w:rsidR="007F1C39" w:rsidRDefault="007F1C39" w:rsidP="007F1C39">
      <w:pPr>
        <w:pStyle w:val="Heading3"/>
        <w:rPr>
          <w:lang w:val="vi-VN"/>
        </w:rPr>
      </w:pPr>
      <w:bookmarkStart w:id="25" w:name="_Toc241939878"/>
      <w:r>
        <w:t>Code</w:t>
      </w:r>
      <w:bookmarkEnd w:id="25"/>
    </w:p>
    <w:p w14:paraId="0353B26E" w14:textId="3CF0E14E" w:rsidR="001018BB" w:rsidRDefault="001018BB">
      <w:pPr>
        <w:rPr>
          <w:lang w:val="vi-VN"/>
        </w:rPr>
      </w:pPr>
      <w:r>
        <w:rPr>
          <w:lang w:val="vi-VN"/>
        </w:rPr>
        <w:br w:type="page"/>
      </w:r>
    </w:p>
    <w:p w14:paraId="000041C9" w14:textId="4CC0138C" w:rsidR="00436A31" w:rsidRDefault="00436A31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E7722B1" wp14:editId="6420789D">
                <wp:simplePos x="0" y="0"/>
                <wp:positionH relativeFrom="column">
                  <wp:posOffset>-131158</wp:posOffset>
                </wp:positionH>
                <wp:positionV relativeFrom="paragraph">
                  <wp:posOffset>-210185</wp:posOffset>
                </wp:positionV>
                <wp:extent cx="5857336" cy="8436634"/>
                <wp:effectExtent l="0" t="0" r="10160" b="21590"/>
                <wp:wrapNone/>
                <wp:docPr id="126489129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336" cy="8436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33530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338C4E13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ClothingStore.State;</w:t>
                            </w:r>
                          </w:p>
                          <w:p w14:paraId="289C0E5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5DFC900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ClothingStore.Strategies</w:t>
                            </w:r>
                          </w:p>
                          <w:p w14:paraId="752EB5DA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1C035685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AuthContext</w:t>
                            </w:r>
                          </w:p>
                          <w:p w14:paraId="471AFC91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71580EC1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A3AF846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IAuthState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_state;</w:t>
                            </w:r>
                          </w:p>
                          <w:p w14:paraId="23538081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5759DFE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SetState(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IAuthState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state)</w:t>
                            </w:r>
                          </w:p>
                          <w:p w14:paraId="1C3AFDE8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E2B5E96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_state = state;</w:t>
                            </w:r>
                          </w:p>
                          <w:p w14:paraId="00D867E7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916C05E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8DE9983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ApplyState(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HttpContext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</w:t>
                            </w:r>
                          </w:p>
                          <w:p w14:paraId="1EB400E2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A92A86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_state?.HandleRequest(context);</w:t>
                            </w:r>
                          </w:p>
                          <w:p w14:paraId="675464FE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BB346CE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7B02135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AF6B5F5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5AF71B0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6A9462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IAuthStrategy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_authStrategy;</w:t>
                            </w:r>
                          </w:p>
                          <w:p w14:paraId="56F61300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943BB25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SetStrategy(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IAuthStrategy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authStrategy)</w:t>
                            </w:r>
                          </w:p>
                          <w:p w14:paraId="766F539A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7E740FE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_authStrategy = authStrategy;</w:t>
                            </w:r>
                          </w:p>
                          <w:p w14:paraId="6DB52876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9DE2F0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BBFED0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?&gt; ExecuteLogin(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username,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password)</w:t>
                            </w:r>
                          </w:p>
                          <w:p w14:paraId="4CF5D1B5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D7AD942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(_authStrategy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3CED7DE9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7E0431A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"Chiến lược đăng nhập chưa được thiết lập!"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1F2B87B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579BF942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15B64A20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D465C62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$"Đang thực hiện đăng nhập với chiến lược: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{_authStrategy.GetType().Name}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5F52DC43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_authStrategy.LoginAsync(username, password);</w:t>
                            </w:r>
                          </w:p>
                          <w:p w14:paraId="08D8ED2E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50FB456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(user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46860AA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F547AF9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"Kết quả đăng nhập: Không tìm thấy người dùng hoặc mật khẩu không đúng!"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6FE5A0F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66D19C62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12693884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9A9DC6B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$"Đăng nhập thành công! Người dùng: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{user.UserName}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3479E51D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357671F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user; </w:t>
                            </w:r>
                          </w:p>
                          <w:p w14:paraId="0B1BE516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83021C8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98CD69C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B122086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71768646" w14:textId="77777777" w:rsidR="00436A31" w:rsidRDefault="00436A31" w:rsidP="00436A3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2284BDDB" w14:textId="77777777" w:rsidR="00436A31" w:rsidRDefault="00436A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722B1" id="Text Box 18" o:spid="_x0000_s1039" type="#_x0000_t202" style="position:absolute;margin-left:-10.35pt;margin-top:-16.55pt;width:461.2pt;height:664.3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FTMPQIAAIU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" fillcolor="white [3201]" strokeweight=".5pt">
                <v:textbox>
                  <w:txbxContent>
                    <w:p w14:paraId="5C333530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338C4E13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ClothingStore.State;</w:t>
                      </w:r>
                    </w:p>
                    <w:p w14:paraId="289C0E5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5DFC900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ClothingStore.Strategies</w:t>
                      </w:r>
                    </w:p>
                    <w:p w14:paraId="752EB5DA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1C035685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AuthContext</w:t>
                      </w:r>
                    </w:p>
                    <w:p w14:paraId="471AFC91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71580EC1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A3AF846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IAuthState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_state;</w:t>
                      </w:r>
                    </w:p>
                    <w:p w14:paraId="23538081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5759DFE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SetState(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IAuthState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state)</w:t>
                      </w:r>
                    </w:p>
                    <w:p w14:paraId="1C3AFDE8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E2B5E96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_state = state;</w:t>
                      </w:r>
                    </w:p>
                    <w:p w14:paraId="00D867E7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916C05E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8DE9983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ApplyState(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HttpContext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</w:t>
                      </w:r>
                    </w:p>
                    <w:p w14:paraId="1EB400E2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A92A86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_state?.HandleRequest(context);</w:t>
                      </w:r>
                    </w:p>
                    <w:p w14:paraId="675464FE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BB346CE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7B02135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AF6B5F5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5AF71B0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6A9462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IAuthStrategy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_authStrategy;</w:t>
                      </w:r>
                    </w:p>
                    <w:p w14:paraId="56F61300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943BB25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SetStrategy(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IAuthStrategy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authStrategy)</w:t>
                      </w:r>
                    </w:p>
                    <w:p w14:paraId="766F539A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7E740FE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_authStrategy = authStrategy;</w:t>
                      </w:r>
                    </w:p>
                    <w:p w14:paraId="6DB52876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9DE2F0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BBFED0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?&gt; ExecuteLogin(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username,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password)</w:t>
                      </w:r>
                    </w:p>
                    <w:p w14:paraId="4CF5D1B5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D7AD942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(_authStrategy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3CED7DE9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7E0431A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"Chiến lược đăng nhập chưa được thiết lập!"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1F2B87B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579BF942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15B64A20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D465C62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$"Đang thực hiện đăng nhập với chiến lược: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{_authStrategy.GetType().Name}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5F52DC43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_authStrategy.LoginAsync(username, password);</w:t>
                      </w:r>
                    </w:p>
                    <w:p w14:paraId="08D8ED2E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50FB456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(user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46860AA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F547AF9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"Kết quả đăng nhập: Không tìm thấy người dùng hoặc mật khẩu không đúng!"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6FE5A0F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66D19C62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12693884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9A9DC6B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$"Đăng nhập thành công! Người dùng: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{user.UserName}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3479E51D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357671F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user; </w:t>
                      </w:r>
                    </w:p>
                    <w:p w14:paraId="0B1BE516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83021C8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98CD69C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B122086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71768646" w14:textId="77777777" w:rsidR="00436A31" w:rsidRDefault="00436A31" w:rsidP="00436A3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2284BDDB" w14:textId="77777777" w:rsidR="00436A31" w:rsidRDefault="00436A31"/>
                  </w:txbxContent>
                </v:textbox>
              </v:shape>
            </w:pict>
          </mc:Fallback>
        </mc:AlternateContent>
      </w:r>
      <w:r w:rsidR="001018BB">
        <w:rPr>
          <w:lang w:val="vi-VN"/>
        </w:rPr>
        <w:br w:type="page"/>
      </w:r>
      <w:r w:rsidR="009277CF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04D54CB" wp14:editId="162B7B62">
                <wp:simplePos x="0" y="0"/>
                <wp:positionH relativeFrom="column">
                  <wp:posOffset>-131229</wp:posOffset>
                </wp:positionH>
                <wp:positionV relativeFrom="paragraph">
                  <wp:posOffset>2990084</wp:posOffset>
                </wp:positionV>
                <wp:extent cx="5865962" cy="1690778"/>
                <wp:effectExtent l="0" t="0" r="20955" b="24130"/>
                <wp:wrapNone/>
                <wp:docPr id="110518231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962" cy="16907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15869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ClothingStore.State</w:t>
                            </w:r>
                          </w:p>
                          <w:p w14:paraId="1999A224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35EE0B6E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UserState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IAuthState</w:t>
                            </w:r>
                          </w:p>
                          <w:p w14:paraId="08395853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1AFE2812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HandleRequest(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HttpContext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</w:t>
                            </w:r>
                          </w:p>
                          <w:p w14:paraId="2353EBB2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585C522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context.Session.SetString(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"UserRole"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"User"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57E88F67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FD24B65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11A32787" w14:textId="77777777" w:rsidR="009277CF" w:rsidRDefault="009277CF" w:rsidP="009277C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42C1EFE2" w14:textId="3A4D4342" w:rsidR="009277CF" w:rsidRDefault="009277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D54CB" id="Text Box 21" o:spid="_x0000_s1040" type="#_x0000_t202" style="position:absolute;margin-left:-10.35pt;margin-top:235.45pt;width:461.9pt;height:133.1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C6PgIAAIUEAAAOAAAAZHJzL2Uyb0RvYy54bWysVE2P2jAQvVfqf7B8LwkUW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" fillcolor="white [3201]" strokeweight=".5pt">
                <v:textbox>
                  <w:txbxContent>
                    <w:p w14:paraId="67B15869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ClothingStore.State</w:t>
                      </w:r>
                    </w:p>
                    <w:p w14:paraId="1999A224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35EE0B6E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UserState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IAuthState</w:t>
                      </w:r>
                    </w:p>
                    <w:p w14:paraId="08395853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1AFE2812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HandleRequest(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HttpContext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</w:t>
                      </w:r>
                    </w:p>
                    <w:p w14:paraId="2353EBB2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585C522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context.Session.SetString(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"UserRole"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"User"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57E88F67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FD24B65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11A32787" w14:textId="77777777" w:rsidR="009277CF" w:rsidRDefault="009277CF" w:rsidP="009277C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42C1EFE2" w14:textId="3A4D4342" w:rsidR="009277CF" w:rsidRDefault="009277CF"/>
                  </w:txbxContent>
                </v:textbox>
              </v:shape>
            </w:pict>
          </mc:Fallback>
        </mc:AlternateContent>
      </w:r>
      <w:r w:rsidR="001A648A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1E2597D" wp14:editId="5A91DAD6">
                <wp:simplePos x="0" y="0"/>
                <wp:positionH relativeFrom="column">
                  <wp:posOffset>-113977</wp:posOffset>
                </wp:positionH>
                <wp:positionV relativeFrom="paragraph">
                  <wp:posOffset>1031888</wp:posOffset>
                </wp:positionV>
                <wp:extent cx="5814204" cy="1742536"/>
                <wp:effectExtent l="0" t="0" r="15240" b="10160"/>
                <wp:wrapNone/>
                <wp:docPr id="61873735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204" cy="17425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CEC6A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ClothingStore.State</w:t>
                            </w:r>
                          </w:p>
                          <w:p w14:paraId="67C663E4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40F3034F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AdminState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IAuthState</w:t>
                            </w:r>
                          </w:p>
                          <w:p w14:paraId="45D2D39A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440C95FC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HandleRequest(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HttpContext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</w:t>
                            </w:r>
                          </w:p>
                          <w:p w14:paraId="31E2B2A0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0EB61F0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context.Session.SetString(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"UserRole"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"Admin"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1192EC5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E241BB2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4A477D97" w14:textId="77777777" w:rsidR="001A648A" w:rsidRDefault="001A648A" w:rsidP="001A648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02F643BF" w14:textId="4119FC8A" w:rsidR="001A648A" w:rsidRDefault="001A64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597D" id="Text Box 20" o:spid="_x0000_s1041" type="#_x0000_t202" style="position:absolute;margin-left:-8.95pt;margin-top:81.25pt;width:457.8pt;height:137.2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" fillcolor="white [3201]" strokeweight=".5pt">
                <v:textbox>
                  <w:txbxContent>
                    <w:p w14:paraId="21BCEC6A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ClothingStore.State</w:t>
                      </w:r>
                    </w:p>
                    <w:p w14:paraId="67C663E4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40F3034F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AdminState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IAuthState</w:t>
                      </w:r>
                    </w:p>
                    <w:p w14:paraId="45D2D39A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440C95FC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HandleRequest(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HttpContext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</w:t>
                      </w:r>
                    </w:p>
                    <w:p w14:paraId="31E2B2A0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0EB61F0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context.Session.SetString(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"UserRole"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"Admin"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1192EC5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E241BB2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4A477D97" w14:textId="77777777" w:rsidR="001A648A" w:rsidRDefault="001A648A" w:rsidP="001A648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02F643BF" w14:textId="4119FC8A" w:rsidR="001A648A" w:rsidRDefault="001A648A"/>
                  </w:txbxContent>
                </v:textbox>
              </v:shape>
            </w:pict>
          </mc:Fallback>
        </mc:AlternateContent>
      </w:r>
      <w:r w:rsidR="00F51E99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1C1C8AD" wp14:editId="47CD7B8B">
                <wp:simplePos x="0" y="0"/>
                <wp:positionH relativeFrom="column">
                  <wp:posOffset>-113977</wp:posOffset>
                </wp:positionH>
                <wp:positionV relativeFrom="paragraph">
                  <wp:posOffset>-425977</wp:posOffset>
                </wp:positionV>
                <wp:extent cx="5762446" cy="1233577"/>
                <wp:effectExtent l="0" t="0" r="10160" b="24130"/>
                <wp:wrapNone/>
                <wp:docPr id="171671291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446" cy="1233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7375D" w14:textId="77777777" w:rsidR="00F51E99" w:rsidRDefault="00F51E99" w:rsidP="00F51E9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ClothingStore.State</w:t>
                            </w:r>
                          </w:p>
                          <w:p w14:paraId="7313CA04" w14:textId="77777777" w:rsidR="00F51E99" w:rsidRDefault="00F51E99" w:rsidP="00F51E9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939F67C" w14:textId="77777777" w:rsidR="00F51E99" w:rsidRDefault="00F51E99" w:rsidP="00F51E9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IAuthState</w:t>
                            </w:r>
                          </w:p>
                          <w:p w14:paraId="1FB1D6C7" w14:textId="77777777" w:rsidR="00F51E99" w:rsidRDefault="00F51E99" w:rsidP="00F51E9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04896112" w14:textId="77777777" w:rsidR="00F51E99" w:rsidRDefault="00F51E99" w:rsidP="00F51E9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HandleRequest(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HttpContext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context);</w:t>
                            </w:r>
                          </w:p>
                          <w:p w14:paraId="255D9BAC" w14:textId="77777777" w:rsidR="00F51E99" w:rsidRDefault="00F51E99" w:rsidP="00F51E9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1329EECD" w14:textId="77777777" w:rsidR="00F51E99" w:rsidRDefault="00F51E99" w:rsidP="00F51E9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496F9AB3" w14:textId="0A002442" w:rsidR="00F51E99" w:rsidRDefault="00F51E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1C8AD" id="Text Box 19" o:spid="_x0000_s1042" type="#_x0000_t202" style="position:absolute;margin-left:-8.95pt;margin-top:-33.55pt;width:453.75pt;height:97.15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30PQIAAIU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" fillcolor="white [3201]" strokeweight=".5pt">
                <v:textbox>
                  <w:txbxContent>
                    <w:p w14:paraId="3CF7375D" w14:textId="77777777" w:rsidR="00F51E99" w:rsidRDefault="00F51E99" w:rsidP="00F51E9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ClothingStore.State</w:t>
                      </w:r>
                    </w:p>
                    <w:p w14:paraId="7313CA04" w14:textId="77777777" w:rsidR="00F51E99" w:rsidRDefault="00F51E99" w:rsidP="00F51E9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939F67C" w14:textId="77777777" w:rsidR="00F51E99" w:rsidRDefault="00F51E99" w:rsidP="00F51E9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IAuthState</w:t>
                      </w:r>
                    </w:p>
                    <w:p w14:paraId="1FB1D6C7" w14:textId="77777777" w:rsidR="00F51E99" w:rsidRDefault="00F51E99" w:rsidP="00F51E9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04896112" w14:textId="77777777" w:rsidR="00F51E99" w:rsidRDefault="00F51E99" w:rsidP="00F51E9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HandleRequest(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HttpContext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context);</w:t>
                      </w:r>
                    </w:p>
                    <w:p w14:paraId="255D9BAC" w14:textId="77777777" w:rsidR="00F51E99" w:rsidRDefault="00F51E99" w:rsidP="00F51E9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1329EECD" w14:textId="77777777" w:rsidR="00F51E99" w:rsidRDefault="00F51E99" w:rsidP="00F51E9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496F9AB3" w14:textId="0A002442" w:rsidR="00F51E99" w:rsidRDefault="00F51E99"/>
                  </w:txbxContent>
                </v:textbox>
              </v:shape>
            </w:pict>
          </mc:Fallback>
        </mc:AlternateContent>
      </w:r>
      <w:r>
        <w:rPr>
          <w:lang w:val="vi-VN"/>
        </w:rPr>
        <w:br w:type="page"/>
      </w:r>
    </w:p>
    <w:p w14:paraId="7FBACD01" w14:textId="77777777" w:rsidR="001018BB" w:rsidRDefault="001018BB">
      <w:pPr>
        <w:rPr>
          <w:lang w:val="vi-VN"/>
        </w:rPr>
      </w:pPr>
    </w:p>
    <w:p w14:paraId="05D05861" w14:textId="77777777" w:rsidR="001018BB" w:rsidRPr="001018BB" w:rsidRDefault="001018BB" w:rsidP="001018BB">
      <w:pPr>
        <w:rPr>
          <w:lang w:val="vi-VN"/>
        </w:rPr>
      </w:pPr>
    </w:p>
    <w:p w14:paraId="5CF8B353" w14:textId="1D654A28" w:rsidR="00806AF4" w:rsidRDefault="00DF5DCC" w:rsidP="00A92F25">
      <w:pPr>
        <w:pStyle w:val="Heading2"/>
      </w:pPr>
      <w:bookmarkStart w:id="26" w:name="_Mẫu_Strategy"/>
      <w:bookmarkStart w:id="27" w:name="_Toc241939879"/>
      <w:bookmarkEnd w:id="26"/>
      <w:proofErr w:type="spellStart"/>
      <w:r>
        <w:t>Mẫu</w:t>
      </w:r>
      <w:proofErr w:type="spellEnd"/>
      <w:r w:rsidR="003F75E3">
        <w:t xml:space="preserve"> </w:t>
      </w:r>
      <w:r w:rsidR="00BD06F5">
        <w:t>Strategy</w:t>
      </w:r>
      <w:bookmarkEnd w:id="27"/>
    </w:p>
    <w:p w14:paraId="72A43A42" w14:textId="77777777" w:rsidR="00D32E00" w:rsidRDefault="00F634BA" w:rsidP="00F70E9E">
      <w:pPr>
        <w:pStyle w:val="Heading3"/>
      </w:pPr>
      <w:bookmarkStart w:id="28" w:name="_Toc241939880"/>
      <w:r>
        <w:t xml:space="preserve">Lý </w:t>
      </w:r>
      <w:proofErr w:type="spellStart"/>
      <w:r>
        <w:t>thuyết</w:t>
      </w:r>
      <w:bookmarkEnd w:id="28"/>
      <w:proofErr w:type="spellEnd"/>
      <w:r>
        <w:t xml:space="preserve"> </w:t>
      </w:r>
    </w:p>
    <w:p w14:paraId="6C707132" w14:textId="77777777" w:rsidR="00D32E00" w:rsidRDefault="00D32E00" w:rsidP="00DF0D0A">
      <w:pPr>
        <w:spacing w:line="360" w:lineRule="auto"/>
        <w:rPr>
          <w:b/>
          <w:bCs/>
        </w:rPr>
      </w:pPr>
      <w:r w:rsidRPr="00B54C00">
        <w:rPr>
          <w:b/>
          <w:bCs/>
        </w:rPr>
        <w:t xml:space="preserve">Định </w:t>
      </w:r>
      <w:proofErr w:type="spellStart"/>
      <w:r w:rsidRPr="00B54C00">
        <w:rPr>
          <w:b/>
          <w:bCs/>
        </w:rPr>
        <w:t>nghĩa</w:t>
      </w:r>
      <w:proofErr w:type="spellEnd"/>
    </w:p>
    <w:p w14:paraId="30B36D65" w14:textId="5A6DA155" w:rsidR="00D32E00" w:rsidRPr="00D94068" w:rsidRDefault="00D94068" w:rsidP="00DF0D0A">
      <w:pPr>
        <w:spacing w:line="360" w:lineRule="auto"/>
      </w:pPr>
      <w:r w:rsidRPr="00D94068">
        <w:t xml:space="preserve">Strategy Pattern </w:t>
      </w:r>
      <w:proofErr w:type="spellStart"/>
      <w:r w:rsidRPr="00D94068">
        <w:t>là</w:t>
      </w:r>
      <w:proofErr w:type="spellEnd"/>
      <w:r w:rsidRPr="00D94068">
        <w:t xml:space="preserve"> </w:t>
      </w:r>
      <w:proofErr w:type="spellStart"/>
      <w:r w:rsidRPr="00D94068">
        <w:t>một</w:t>
      </w:r>
      <w:proofErr w:type="spellEnd"/>
      <w:r w:rsidRPr="00D94068">
        <w:t xml:space="preserve"> </w:t>
      </w:r>
      <w:proofErr w:type="spellStart"/>
      <w:r w:rsidRPr="00D94068">
        <w:t>mẫu</w:t>
      </w:r>
      <w:proofErr w:type="spellEnd"/>
      <w:r w:rsidRPr="00D94068">
        <w:t xml:space="preserve"> </w:t>
      </w:r>
      <w:proofErr w:type="spellStart"/>
      <w:r w:rsidRPr="00D94068">
        <w:t>thiết</w:t>
      </w:r>
      <w:proofErr w:type="spellEnd"/>
      <w:r w:rsidRPr="00D94068">
        <w:t xml:space="preserve"> </w:t>
      </w:r>
      <w:proofErr w:type="spellStart"/>
      <w:r w:rsidRPr="00D94068">
        <w:t>kế</w:t>
      </w:r>
      <w:proofErr w:type="spellEnd"/>
      <w:r w:rsidRPr="00D94068">
        <w:t xml:space="preserve"> </w:t>
      </w:r>
      <w:proofErr w:type="spellStart"/>
      <w:r w:rsidRPr="00D94068">
        <w:t>thuộc</w:t>
      </w:r>
      <w:proofErr w:type="spellEnd"/>
      <w:r w:rsidRPr="00D94068">
        <w:t xml:space="preserve"> </w:t>
      </w:r>
      <w:proofErr w:type="spellStart"/>
      <w:r w:rsidRPr="00D94068">
        <w:t>nhóm</w:t>
      </w:r>
      <w:proofErr w:type="spellEnd"/>
      <w:r w:rsidRPr="00D94068">
        <w:t xml:space="preserve"> Behavioral Pattern, </w:t>
      </w:r>
      <w:proofErr w:type="spellStart"/>
      <w:r w:rsidRPr="00D94068">
        <w:t>cho</w:t>
      </w:r>
      <w:proofErr w:type="spellEnd"/>
      <w:r w:rsidRPr="00D94068">
        <w:t xml:space="preserve"> </w:t>
      </w:r>
      <w:proofErr w:type="spellStart"/>
      <w:r w:rsidRPr="00D94068">
        <w:t>phép</w:t>
      </w:r>
      <w:proofErr w:type="spellEnd"/>
      <w:r w:rsidRPr="00D94068">
        <w:t xml:space="preserve"> </w:t>
      </w:r>
      <w:proofErr w:type="spellStart"/>
      <w:r w:rsidRPr="00D94068">
        <w:t>định</w:t>
      </w:r>
      <w:proofErr w:type="spellEnd"/>
      <w:r w:rsidRPr="00D94068">
        <w:t xml:space="preserve"> </w:t>
      </w:r>
      <w:proofErr w:type="spellStart"/>
      <w:r w:rsidRPr="00D94068">
        <w:t>nghĩa</w:t>
      </w:r>
      <w:proofErr w:type="spellEnd"/>
      <w:r w:rsidRPr="00D94068">
        <w:t xml:space="preserve"> </w:t>
      </w:r>
      <w:proofErr w:type="spellStart"/>
      <w:r w:rsidRPr="00D94068">
        <w:t>một</w:t>
      </w:r>
      <w:proofErr w:type="spellEnd"/>
      <w:r w:rsidRPr="00D94068">
        <w:t xml:space="preserve"> </w:t>
      </w:r>
      <w:proofErr w:type="spellStart"/>
      <w:r w:rsidRPr="00D94068">
        <w:t>tập</w:t>
      </w:r>
      <w:proofErr w:type="spellEnd"/>
      <w:r w:rsidRPr="00D94068">
        <w:t xml:space="preserve"> </w:t>
      </w:r>
      <w:proofErr w:type="spellStart"/>
      <w:r w:rsidRPr="00D94068">
        <w:t>hợp</w:t>
      </w:r>
      <w:proofErr w:type="spellEnd"/>
      <w:r w:rsidRPr="00D94068">
        <w:t xml:space="preserve"> </w:t>
      </w:r>
      <w:proofErr w:type="spellStart"/>
      <w:r w:rsidRPr="00D94068">
        <w:t>các</w:t>
      </w:r>
      <w:proofErr w:type="spellEnd"/>
      <w:r w:rsidRPr="00D94068">
        <w:t xml:space="preserve"> </w:t>
      </w:r>
      <w:proofErr w:type="spellStart"/>
      <w:r w:rsidRPr="00D94068">
        <w:t>thuật</w:t>
      </w:r>
      <w:proofErr w:type="spellEnd"/>
      <w:r w:rsidRPr="00D94068">
        <w:t xml:space="preserve"> </w:t>
      </w:r>
      <w:proofErr w:type="spellStart"/>
      <w:r w:rsidRPr="00D94068">
        <w:t>toán</w:t>
      </w:r>
      <w:proofErr w:type="spellEnd"/>
      <w:r w:rsidRPr="00D94068">
        <w:t xml:space="preserve">, </w:t>
      </w:r>
      <w:proofErr w:type="spellStart"/>
      <w:r w:rsidRPr="00D94068">
        <w:t>đóng</w:t>
      </w:r>
      <w:proofErr w:type="spellEnd"/>
      <w:r w:rsidRPr="00D94068">
        <w:t xml:space="preserve"> </w:t>
      </w:r>
      <w:proofErr w:type="spellStart"/>
      <w:r w:rsidRPr="00D94068">
        <w:t>gói</w:t>
      </w:r>
      <w:proofErr w:type="spellEnd"/>
      <w:r w:rsidRPr="00D94068">
        <w:t xml:space="preserve"> </w:t>
      </w:r>
      <w:proofErr w:type="spellStart"/>
      <w:r w:rsidRPr="00D94068">
        <w:t>từng</w:t>
      </w:r>
      <w:proofErr w:type="spellEnd"/>
      <w:r w:rsidRPr="00D94068">
        <w:t xml:space="preserve"> </w:t>
      </w:r>
      <w:proofErr w:type="spellStart"/>
      <w:r w:rsidRPr="00D94068">
        <w:t>thuật</w:t>
      </w:r>
      <w:proofErr w:type="spellEnd"/>
      <w:r w:rsidRPr="00D94068">
        <w:t xml:space="preserve"> </w:t>
      </w:r>
      <w:proofErr w:type="spellStart"/>
      <w:r w:rsidRPr="00D94068">
        <w:t>toán</w:t>
      </w:r>
      <w:proofErr w:type="spellEnd"/>
      <w:r w:rsidRPr="00D94068">
        <w:t xml:space="preserve"> </w:t>
      </w:r>
      <w:proofErr w:type="spellStart"/>
      <w:r w:rsidRPr="00D94068">
        <w:t>vào</w:t>
      </w:r>
      <w:proofErr w:type="spellEnd"/>
      <w:r w:rsidRPr="00D94068">
        <w:t xml:space="preserve"> </w:t>
      </w:r>
      <w:proofErr w:type="spellStart"/>
      <w:r w:rsidRPr="00D94068">
        <w:t>một</w:t>
      </w:r>
      <w:proofErr w:type="spellEnd"/>
      <w:r w:rsidRPr="00D94068">
        <w:t xml:space="preserve"> </w:t>
      </w:r>
      <w:proofErr w:type="spellStart"/>
      <w:r w:rsidRPr="00D94068">
        <w:t>lớp</w:t>
      </w:r>
      <w:proofErr w:type="spellEnd"/>
      <w:r w:rsidRPr="00D94068">
        <w:t xml:space="preserve"> </w:t>
      </w:r>
      <w:proofErr w:type="spellStart"/>
      <w:r w:rsidRPr="00D94068">
        <w:t>riêng</w:t>
      </w:r>
      <w:proofErr w:type="spellEnd"/>
      <w:r w:rsidRPr="00D94068">
        <w:t xml:space="preserve"> </w:t>
      </w:r>
      <w:proofErr w:type="spellStart"/>
      <w:r w:rsidRPr="00D94068">
        <w:t>biệt</w:t>
      </w:r>
      <w:proofErr w:type="spellEnd"/>
      <w:r w:rsidRPr="00D94068">
        <w:t xml:space="preserve"> </w:t>
      </w:r>
      <w:proofErr w:type="spellStart"/>
      <w:r w:rsidRPr="00D94068">
        <w:t>và</w:t>
      </w:r>
      <w:proofErr w:type="spellEnd"/>
      <w:r w:rsidRPr="00D94068">
        <w:t xml:space="preserve"> </w:t>
      </w:r>
      <w:proofErr w:type="spellStart"/>
      <w:r w:rsidRPr="00D94068">
        <w:t>giúp</w:t>
      </w:r>
      <w:proofErr w:type="spellEnd"/>
      <w:r w:rsidRPr="00D94068">
        <w:t xml:space="preserve"> </w:t>
      </w:r>
      <w:proofErr w:type="spellStart"/>
      <w:r w:rsidRPr="00D94068">
        <w:t>chuyển</w:t>
      </w:r>
      <w:proofErr w:type="spellEnd"/>
      <w:r w:rsidRPr="00D94068">
        <w:t xml:space="preserve"> </w:t>
      </w:r>
      <w:proofErr w:type="spellStart"/>
      <w:r w:rsidRPr="00D94068">
        <w:t>đổi</w:t>
      </w:r>
      <w:proofErr w:type="spellEnd"/>
      <w:r w:rsidRPr="00D94068">
        <w:t xml:space="preserve"> </w:t>
      </w:r>
      <w:proofErr w:type="spellStart"/>
      <w:r w:rsidRPr="00D94068">
        <w:t>giữa</w:t>
      </w:r>
      <w:proofErr w:type="spellEnd"/>
      <w:r w:rsidRPr="00D94068">
        <w:t xml:space="preserve"> </w:t>
      </w:r>
      <w:proofErr w:type="spellStart"/>
      <w:r w:rsidRPr="00D94068">
        <w:t>chúng</w:t>
      </w:r>
      <w:proofErr w:type="spellEnd"/>
      <w:r w:rsidRPr="00D94068">
        <w:t xml:space="preserve"> </w:t>
      </w:r>
      <w:proofErr w:type="spellStart"/>
      <w:r w:rsidRPr="00D94068">
        <w:t>linh</w:t>
      </w:r>
      <w:proofErr w:type="spellEnd"/>
      <w:r w:rsidRPr="00D94068">
        <w:t xml:space="preserve"> </w:t>
      </w:r>
      <w:proofErr w:type="spellStart"/>
      <w:r w:rsidRPr="00D94068">
        <w:t>hoạt</w:t>
      </w:r>
      <w:proofErr w:type="spellEnd"/>
      <w:r w:rsidRPr="00D94068">
        <w:t xml:space="preserve"> </w:t>
      </w:r>
      <w:proofErr w:type="spellStart"/>
      <w:r w:rsidRPr="00D94068">
        <w:t>mà</w:t>
      </w:r>
      <w:proofErr w:type="spellEnd"/>
      <w:r w:rsidRPr="00D94068">
        <w:t xml:space="preserve"> </w:t>
      </w:r>
      <w:proofErr w:type="spellStart"/>
      <w:r w:rsidRPr="00D94068">
        <w:t>không</w:t>
      </w:r>
      <w:proofErr w:type="spellEnd"/>
      <w:r w:rsidRPr="00D94068">
        <w:t xml:space="preserve"> </w:t>
      </w:r>
      <w:proofErr w:type="spellStart"/>
      <w:r w:rsidRPr="00D94068">
        <w:t>làm</w:t>
      </w:r>
      <w:proofErr w:type="spellEnd"/>
      <w:r w:rsidRPr="00D94068">
        <w:t xml:space="preserve"> </w:t>
      </w:r>
      <w:proofErr w:type="spellStart"/>
      <w:r w:rsidRPr="00D94068">
        <w:t>thay</w:t>
      </w:r>
      <w:proofErr w:type="spellEnd"/>
      <w:r w:rsidRPr="00D94068">
        <w:t xml:space="preserve"> </w:t>
      </w:r>
      <w:proofErr w:type="spellStart"/>
      <w:r w:rsidRPr="00D94068">
        <w:t>đổi</w:t>
      </w:r>
      <w:proofErr w:type="spellEnd"/>
      <w:r w:rsidRPr="00D94068">
        <w:t xml:space="preserve"> </w:t>
      </w:r>
      <w:proofErr w:type="spellStart"/>
      <w:r w:rsidRPr="00D94068">
        <w:t>mã</w:t>
      </w:r>
      <w:proofErr w:type="spellEnd"/>
      <w:r w:rsidRPr="00D94068">
        <w:t xml:space="preserve"> </w:t>
      </w:r>
      <w:proofErr w:type="spellStart"/>
      <w:r w:rsidRPr="00D94068">
        <w:t>nguồn</w:t>
      </w:r>
      <w:proofErr w:type="spellEnd"/>
      <w:r w:rsidRPr="00D94068">
        <w:t xml:space="preserve"> </w:t>
      </w:r>
      <w:proofErr w:type="spellStart"/>
      <w:r w:rsidRPr="00D94068">
        <w:t>của</w:t>
      </w:r>
      <w:proofErr w:type="spellEnd"/>
      <w:r w:rsidRPr="00D94068">
        <w:t xml:space="preserve"> </w:t>
      </w:r>
      <w:proofErr w:type="spellStart"/>
      <w:r w:rsidRPr="00D94068">
        <w:t>lớp</w:t>
      </w:r>
      <w:proofErr w:type="spellEnd"/>
      <w:r w:rsidRPr="00D94068">
        <w:t xml:space="preserve"> </w:t>
      </w:r>
      <w:proofErr w:type="spellStart"/>
      <w:r w:rsidRPr="00D94068">
        <w:t>sử</w:t>
      </w:r>
      <w:proofErr w:type="spellEnd"/>
      <w:r w:rsidRPr="00D94068">
        <w:t xml:space="preserve"> </w:t>
      </w:r>
      <w:proofErr w:type="spellStart"/>
      <w:r w:rsidRPr="00D94068">
        <w:t>dụng</w:t>
      </w:r>
      <w:proofErr w:type="spellEnd"/>
      <w:r w:rsidRPr="00D94068">
        <w:t>.</w:t>
      </w:r>
    </w:p>
    <w:p w14:paraId="6E789A9F" w14:textId="77777777" w:rsidR="00D32E00" w:rsidRPr="00B54C00" w:rsidRDefault="00D32E00" w:rsidP="00DF0D0A">
      <w:pPr>
        <w:spacing w:line="360" w:lineRule="auto"/>
        <w:rPr>
          <w:b/>
          <w:bCs/>
        </w:rPr>
      </w:pPr>
      <w:proofErr w:type="spellStart"/>
      <w:r w:rsidRPr="00B54C00">
        <w:rPr>
          <w:b/>
          <w:bCs/>
        </w:rPr>
        <w:t>Mục</w:t>
      </w:r>
      <w:proofErr w:type="spellEnd"/>
      <w:r w:rsidRPr="00B54C00">
        <w:rPr>
          <w:b/>
          <w:bCs/>
        </w:rPr>
        <w:t xml:space="preserve"> </w:t>
      </w:r>
      <w:proofErr w:type="spellStart"/>
      <w:r w:rsidRPr="00B54C00">
        <w:rPr>
          <w:b/>
          <w:bCs/>
        </w:rPr>
        <w:t>đích</w:t>
      </w:r>
      <w:proofErr w:type="spellEnd"/>
    </w:p>
    <w:p w14:paraId="3FD92906" w14:textId="6CF1400F" w:rsidR="00874E44" w:rsidRPr="00874E44" w:rsidRDefault="00874E44" w:rsidP="00DF0D0A">
      <w:pPr>
        <w:spacing w:line="360" w:lineRule="auto"/>
      </w:pPr>
      <w:proofErr w:type="spellStart"/>
      <w:r w:rsidRPr="00874E44">
        <w:t>Tạo</w:t>
      </w:r>
      <w:proofErr w:type="spellEnd"/>
      <w:r w:rsidRPr="00874E44">
        <w:t xml:space="preserve"> </w:t>
      </w:r>
      <w:proofErr w:type="spellStart"/>
      <w:r w:rsidRPr="00874E44">
        <w:t>báo</w:t>
      </w:r>
      <w:proofErr w:type="spellEnd"/>
      <w:r w:rsidRPr="00874E44">
        <w:t xml:space="preserve"> </w:t>
      </w:r>
      <w:proofErr w:type="spellStart"/>
      <w:r w:rsidRPr="00874E44">
        <w:t>cáo</w:t>
      </w:r>
      <w:proofErr w:type="spellEnd"/>
      <w:r w:rsidRPr="00874E44">
        <w:t xml:space="preserve"> </w:t>
      </w:r>
      <w:proofErr w:type="spellStart"/>
      <w:r w:rsidRPr="00874E44">
        <w:t>thống</w:t>
      </w:r>
      <w:proofErr w:type="spellEnd"/>
      <w:r w:rsidRPr="00874E44">
        <w:t xml:space="preserve"> </w:t>
      </w:r>
      <w:proofErr w:type="spellStart"/>
      <w:r w:rsidRPr="00874E44">
        <w:t>kê</w:t>
      </w:r>
      <w:proofErr w:type="spellEnd"/>
      <w:r w:rsidRPr="00874E44">
        <w:t xml:space="preserve"> </w:t>
      </w:r>
      <w:proofErr w:type="spellStart"/>
      <w:r w:rsidRPr="00874E44">
        <w:t>doanh</w:t>
      </w:r>
      <w:proofErr w:type="spellEnd"/>
      <w:r w:rsidRPr="00874E44">
        <w:t xml:space="preserve"> </w:t>
      </w:r>
      <w:proofErr w:type="spellStart"/>
      <w:r w:rsidRPr="00874E44">
        <w:t>thu</w:t>
      </w:r>
      <w:proofErr w:type="spellEnd"/>
      <w:r w:rsidRPr="00874E44">
        <w:t xml:space="preserve"> </w:t>
      </w:r>
      <w:proofErr w:type="spellStart"/>
      <w:r w:rsidRPr="00874E44">
        <w:t>theo</w:t>
      </w:r>
      <w:proofErr w:type="spellEnd"/>
      <w:r w:rsidRPr="00874E44">
        <w:t xml:space="preserve"> </w:t>
      </w:r>
      <w:proofErr w:type="spellStart"/>
      <w:r w:rsidRPr="00874E44">
        <w:t>ngày</w:t>
      </w:r>
      <w:proofErr w:type="spellEnd"/>
      <w:r w:rsidRPr="00874E44">
        <w:t xml:space="preserve">, </w:t>
      </w:r>
      <w:proofErr w:type="spellStart"/>
      <w:r w:rsidRPr="00874E44">
        <w:t>tháng</w:t>
      </w:r>
      <w:proofErr w:type="spellEnd"/>
      <w:r w:rsidRPr="00874E44">
        <w:t xml:space="preserve">, </w:t>
      </w:r>
      <w:proofErr w:type="spellStart"/>
      <w:r w:rsidRPr="00874E44">
        <w:t>năm</w:t>
      </w:r>
      <w:proofErr w:type="spellEnd"/>
      <w:r w:rsidRPr="00874E44">
        <w:t xml:space="preserve"> </w:t>
      </w:r>
      <w:proofErr w:type="spellStart"/>
      <w:r w:rsidRPr="00874E44">
        <w:t>trong</w:t>
      </w:r>
      <w:proofErr w:type="spellEnd"/>
      <w:r w:rsidRPr="00874E44">
        <w:t xml:space="preserve"> </w:t>
      </w:r>
      <w:proofErr w:type="spellStart"/>
      <w:r w:rsidRPr="00874E44">
        <w:t>hệ</w:t>
      </w:r>
      <w:proofErr w:type="spellEnd"/>
      <w:r w:rsidRPr="00874E44">
        <w:t xml:space="preserve"> </w:t>
      </w:r>
      <w:proofErr w:type="spellStart"/>
      <w:r w:rsidRPr="00874E44">
        <w:t>thống</w:t>
      </w:r>
      <w:proofErr w:type="spellEnd"/>
      <w:r>
        <w:t xml:space="preserve">, </w:t>
      </w:r>
      <w:proofErr w:type="spellStart"/>
      <w:r w:rsidR="00E21D0E">
        <w:t>linh</w:t>
      </w:r>
      <w:proofErr w:type="spellEnd"/>
      <w:r w:rsidR="00E21D0E">
        <w:t xml:space="preserve"> </w:t>
      </w:r>
      <w:proofErr w:type="spellStart"/>
      <w:r w:rsidR="00E21D0E">
        <w:t>hoạt</w:t>
      </w:r>
      <w:proofErr w:type="spellEnd"/>
      <w:r w:rsidR="00E21D0E">
        <w:t xml:space="preserve"> </w:t>
      </w:r>
      <w:proofErr w:type="spellStart"/>
      <w:r w:rsidR="00E21D0E">
        <w:t>trong</w:t>
      </w:r>
      <w:proofErr w:type="spellEnd"/>
      <w:r w:rsidR="00E21D0E">
        <w:t xml:space="preserve"> </w:t>
      </w:r>
      <w:proofErr w:type="spellStart"/>
      <w:r w:rsidR="00E21D0E">
        <w:t>hiển</w:t>
      </w:r>
      <w:proofErr w:type="spellEnd"/>
      <w:r w:rsidR="00E21D0E">
        <w:t xml:space="preserve"> </w:t>
      </w:r>
      <w:proofErr w:type="spellStart"/>
      <w:r w:rsidR="00E21D0E">
        <w:t>thị</w:t>
      </w:r>
      <w:proofErr w:type="spellEnd"/>
      <w:r w:rsidR="00E21D0E">
        <w:t xml:space="preserve"> </w:t>
      </w:r>
      <w:proofErr w:type="spellStart"/>
      <w:r w:rsidR="00E21D0E">
        <w:t>và</w:t>
      </w:r>
      <w:proofErr w:type="spellEnd"/>
      <w:r w:rsidR="00E21D0E">
        <w:t xml:space="preserve"> </w:t>
      </w:r>
      <w:proofErr w:type="spellStart"/>
      <w:r w:rsidR="00E21D0E">
        <w:t>phân</w:t>
      </w:r>
      <w:proofErr w:type="spellEnd"/>
      <w:r w:rsidR="00E21D0E">
        <w:t xml:space="preserve"> </w:t>
      </w:r>
      <w:proofErr w:type="spellStart"/>
      <w:r w:rsidR="00E21D0E">
        <w:t>tích</w:t>
      </w:r>
      <w:proofErr w:type="spellEnd"/>
      <w:r w:rsidR="005F03DE">
        <w:t xml:space="preserve">. </w:t>
      </w:r>
      <w:proofErr w:type="spellStart"/>
      <w:r w:rsidR="005F03DE">
        <w:t>Tăng</w:t>
      </w:r>
      <w:proofErr w:type="spellEnd"/>
      <w:r w:rsidR="005F03DE">
        <w:t xml:space="preserve"> </w:t>
      </w:r>
      <w:proofErr w:type="spellStart"/>
      <w:r w:rsidR="007D4A4C">
        <w:t>khả</w:t>
      </w:r>
      <w:proofErr w:type="spellEnd"/>
      <w:r w:rsidR="007D4A4C">
        <w:t xml:space="preserve"> </w:t>
      </w:r>
      <w:proofErr w:type="spellStart"/>
      <w:r w:rsidR="007D4A4C">
        <w:t>năng</w:t>
      </w:r>
      <w:proofErr w:type="spellEnd"/>
      <w:r w:rsidR="007D4A4C">
        <w:t xml:space="preserve"> </w:t>
      </w:r>
      <w:proofErr w:type="spellStart"/>
      <w:r w:rsidR="007D4A4C">
        <w:t>mở</w:t>
      </w:r>
      <w:proofErr w:type="spellEnd"/>
      <w:r w:rsidR="007D4A4C">
        <w:t xml:space="preserve"> </w:t>
      </w:r>
      <w:proofErr w:type="spellStart"/>
      <w:r w:rsidR="007D4A4C">
        <w:t>rộng</w:t>
      </w:r>
      <w:proofErr w:type="spellEnd"/>
      <w:r w:rsidR="001859F3">
        <w:t xml:space="preserve"> </w:t>
      </w:r>
      <w:proofErr w:type="spellStart"/>
      <w:r w:rsidR="001859F3">
        <w:t>và</w:t>
      </w:r>
      <w:proofErr w:type="spellEnd"/>
      <w:r w:rsidR="001859F3">
        <w:t xml:space="preserve"> </w:t>
      </w:r>
      <w:proofErr w:type="spellStart"/>
      <w:r w:rsidR="009663B1">
        <w:t>thay</w:t>
      </w:r>
      <w:proofErr w:type="spellEnd"/>
      <w:r w:rsidR="009663B1">
        <w:t xml:space="preserve"> </w:t>
      </w:r>
      <w:proofErr w:type="spellStart"/>
      <w:r w:rsidR="009663B1">
        <w:t>đổi</w:t>
      </w:r>
      <w:proofErr w:type="spellEnd"/>
      <w:r w:rsidR="009663B1">
        <w:t xml:space="preserve"> </w:t>
      </w:r>
      <w:proofErr w:type="spellStart"/>
      <w:r w:rsidR="009663B1">
        <w:t>dễ</w:t>
      </w:r>
      <w:proofErr w:type="spellEnd"/>
      <w:r w:rsidR="009663B1">
        <w:t xml:space="preserve"> </w:t>
      </w:r>
      <w:proofErr w:type="spellStart"/>
      <w:r w:rsidR="009663B1">
        <w:t>dàng</w:t>
      </w:r>
      <w:proofErr w:type="spellEnd"/>
      <w:r w:rsidR="009663B1">
        <w:t xml:space="preserve"> </w:t>
      </w:r>
      <w:proofErr w:type="spellStart"/>
      <w:r w:rsidR="009663B1">
        <w:t>hơn</w:t>
      </w:r>
      <w:proofErr w:type="spellEnd"/>
      <w:r w:rsidR="005710A4">
        <w:t xml:space="preserve">. </w:t>
      </w:r>
      <w:proofErr w:type="spellStart"/>
      <w:r w:rsidR="005710A4">
        <w:t>Tách</w:t>
      </w:r>
      <w:proofErr w:type="spellEnd"/>
      <w:r w:rsidR="005710A4">
        <w:t xml:space="preserve"> </w:t>
      </w:r>
      <w:proofErr w:type="spellStart"/>
      <w:r w:rsidR="005710A4">
        <w:t>thuật</w:t>
      </w:r>
      <w:proofErr w:type="spellEnd"/>
      <w:r w:rsidR="005710A4">
        <w:t xml:space="preserve"> </w:t>
      </w:r>
      <w:proofErr w:type="spellStart"/>
      <w:r w:rsidR="005710A4">
        <w:t>toán</w:t>
      </w:r>
      <w:proofErr w:type="spellEnd"/>
      <w:r w:rsidR="005710A4">
        <w:t xml:space="preserve"> </w:t>
      </w:r>
      <w:proofErr w:type="spellStart"/>
      <w:r w:rsidR="005710A4">
        <w:t>ra</w:t>
      </w:r>
      <w:proofErr w:type="spellEnd"/>
      <w:r w:rsidR="005710A4">
        <w:t xml:space="preserve"> </w:t>
      </w:r>
      <w:proofErr w:type="spellStart"/>
      <w:r w:rsidR="005710A4">
        <w:t>khỏi</w:t>
      </w:r>
      <w:proofErr w:type="spellEnd"/>
      <w:r w:rsidR="005710A4">
        <w:t xml:space="preserve"> logic </w:t>
      </w:r>
      <w:proofErr w:type="spellStart"/>
      <w:r w:rsidR="005710A4">
        <w:t>chính</w:t>
      </w:r>
      <w:proofErr w:type="spellEnd"/>
    </w:p>
    <w:p w14:paraId="5C7F3CCE" w14:textId="77777777" w:rsidR="00D32E00" w:rsidRDefault="00F634BA" w:rsidP="00F70E9E">
      <w:pPr>
        <w:pStyle w:val="Heading3"/>
      </w:pPr>
      <w:bookmarkStart w:id="29" w:name="_Toc241939881"/>
      <w:r>
        <w:t>Class Diagram</w:t>
      </w:r>
      <w:bookmarkEnd w:id="29"/>
      <w:r>
        <w:t xml:space="preserve"> </w:t>
      </w:r>
    </w:p>
    <w:p w14:paraId="057586F4" w14:textId="1382D656" w:rsidR="00CF4828" w:rsidRDefault="00CF4828" w:rsidP="00CF4828"/>
    <w:p w14:paraId="405DB998" w14:textId="77777777" w:rsidR="00B55C94" w:rsidRDefault="00B55C94" w:rsidP="00CF4828"/>
    <w:p w14:paraId="3EC9C48E" w14:textId="2418596E" w:rsidR="00E64311" w:rsidRPr="00CF4828" w:rsidRDefault="00C51E8A" w:rsidP="00CF4828">
      <w:r w:rsidRPr="00C51E8A">
        <w:rPr>
          <w:noProof/>
        </w:rPr>
        <w:drawing>
          <wp:inline distT="0" distB="0" distL="0" distR="0" wp14:anchorId="552B9AFD" wp14:editId="40475B67">
            <wp:extent cx="5972175" cy="2936875"/>
            <wp:effectExtent l="0" t="0" r="9525" b="0"/>
            <wp:docPr id="124465875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8757" name="Picture 1" descr="A diagram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AC07" w14:textId="215BDECE" w:rsidR="00F634BA" w:rsidRPr="00F634BA" w:rsidRDefault="00F634BA" w:rsidP="00F70E9E">
      <w:pPr>
        <w:pStyle w:val="Heading3"/>
      </w:pPr>
      <w:bookmarkStart w:id="30" w:name="_Toc241939882"/>
      <w:r>
        <w:t>Code</w:t>
      </w:r>
      <w:bookmarkEnd w:id="30"/>
    </w:p>
    <w:p w14:paraId="774FE10D" w14:textId="7153EA9E" w:rsidR="00C60882" w:rsidRDefault="00C60882">
      <w:pP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br w:type="page"/>
      </w:r>
    </w:p>
    <w:p w14:paraId="3AE5322A" w14:textId="03D525EA" w:rsidR="00BB68D7" w:rsidRDefault="00BB68D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CAC368A" wp14:editId="4277B60E">
                <wp:simplePos x="0" y="0"/>
                <wp:positionH relativeFrom="page">
                  <wp:align>center</wp:align>
                </wp:positionH>
                <wp:positionV relativeFrom="paragraph">
                  <wp:posOffset>155</wp:posOffset>
                </wp:positionV>
                <wp:extent cx="1828800" cy="7729220"/>
                <wp:effectExtent l="0" t="0" r="22225" b="24130"/>
                <wp:wrapSquare wrapText="bothSides"/>
                <wp:docPr id="1864033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7292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F6562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ClothingStore.Decorator;</w:t>
                            </w:r>
                          </w:p>
                          <w:p w14:paraId="5E54E61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7A0B25B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ClothingStore.Session;</w:t>
                            </w:r>
                          </w:p>
                          <w:p w14:paraId="18B1D96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ClothingStore.ViewModel;</w:t>
                            </w:r>
                          </w:p>
                          <w:p w14:paraId="79ED559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Microsoft.AspNetCore.Mvc;</w:t>
                            </w:r>
                          </w:p>
                          <w:p w14:paraId="20F9B5FC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ClothingStore.UnitOfWork;</w:t>
                            </w:r>
                          </w:p>
                          <w:p w14:paraId="26C7518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478E63E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System.Text.RegularExpressions;</w:t>
                            </w:r>
                          </w:p>
                          <w:p w14:paraId="3C9A9A6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22288A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ClothingStore.Areas.Cus.Controllers</w:t>
                            </w:r>
                          </w:p>
                          <w:p w14:paraId="51E17F0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2D416C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Area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"Cus"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2D79955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OrderController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Controller</w:t>
                            </w:r>
                          </w:p>
                          <w:p w14:paraId="2C6349C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7811437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955D13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_context;</w:t>
                            </w:r>
                          </w:p>
                          <w:p w14:paraId="7C492D8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E64BDD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IUnitOfWork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_unitOfWork;</w:t>
                            </w:r>
                          </w:p>
                          <w:p w14:paraId="19D35EE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CEDC66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OrderController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IUnitOfWork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unitOfWork,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</w:t>
                            </w:r>
                          </w:p>
                          <w:p w14:paraId="28E10D2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CC2395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_unitOfWork = unitOfWork;</w:t>
                            </w:r>
                          </w:p>
                          <w:p w14:paraId="221E332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 = context;</w:t>
                            </w:r>
                          </w:p>
                          <w:p w14:paraId="7B9CCDE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9952C3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ACDB3C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ConfirmOrder(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voucherCode)</w:t>
                            </w:r>
                          </w:p>
                          <w:p w14:paraId="407616C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D53DEE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orderDetails = HttpContext.Session.GetObjectFromJson&lt;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List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"CheckoutItems"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659C0AC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(orderDetails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|| !orderDetails.Any())</w:t>
                            </w:r>
                          </w:p>
                          <w:p w14:paraId="2E55741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F53785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RedirectToAction(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"Index"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"Cart"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603D51B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2B75A43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B29A2A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discount = 0;</w:t>
                            </w:r>
                          </w:p>
                          <w:p w14:paraId="6752B8B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(!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.IsNullOrEmpty(voucherCode))</w:t>
                            </w:r>
                          </w:p>
                          <w:p w14:paraId="6B86081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0FF16DF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 = _context.Vouchers</w:t>
                            </w:r>
                          </w:p>
                          <w:p w14:paraId="3C14704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.FirstOrDefault(v =&gt; v.Code == voucherCode &amp;&amp; v.Start &lt;=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.Now &amp;&amp; v.End &gt;=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.Now);</w:t>
                            </w:r>
                          </w:p>
                          <w:p w14:paraId="77241B9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F42B0B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(voucher !=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7C814B7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073A0EC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discount =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)voucher.Discount;</w:t>
                            </w:r>
                          </w:p>
                          <w:p w14:paraId="595567E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ViewBag.VoucherMessage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$"Mã voucher hợp lệ! Giảm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{discount * 100}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%"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3C807FB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28B10F3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else</w:t>
                            </w:r>
                          </w:p>
                          <w:p w14:paraId="2BA1622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693E922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ViewBag.VoucherMessage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"Mã voucher không hợp lệ!"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207AFB2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2900E39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222850C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FAFC73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57AA2E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model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ConfirmOrderViewModel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{ OrderDetails = orderDetails, Discount = discount };</w:t>
                            </w:r>
                          </w:p>
                          <w:p w14:paraId="1CC7958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View(model);</w:t>
                            </w:r>
                          </w:p>
                          <w:p w14:paraId="2FC0960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A47EAD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409670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7C2CD2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GetCurrentCustomerId()</w:t>
                            </w:r>
                          </w:p>
                          <w:p w14:paraId="074598A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3FD205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idUser = HttpContext.Session.GetInt32(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"UserId"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0CEB13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$"[ConfirmOrder] Giá trị UserId trong session: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{idUser}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471CF1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D21A6A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(idUser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6F03289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6738ED1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UnauthorizedAccessException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"User chưa đăng nhập."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DED5DA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662ED3F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D87889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// Truy vấn User kèm theo Customer</w:t>
                            </w:r>
                          </w:p>
                          <w:p w14:paraId="438F25F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 = _unitOfWork.Users.GetUserWithCustomerAsync(idUser.Value).Result;</w:t>
                            </w:r>
                          </w:p>
                          <w:p w14:paraId="65AFBE1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21D020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DE48A4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(user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539ACD8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74CB327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"Không tìm thấy người dùng."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325C068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0F742AD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69D196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(user.Customer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03E387D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4ADE0DD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"Không tìm thấy khách hàng tương ứng."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3C6557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2ACA687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2165EB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user.Customer.IdCus;</w:t>
                            </w:r>
                          </w:p>
                          <w:p w14:paraId="1F3C893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069E58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997CD0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FA2578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20557F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20BC0B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HttpPost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</w:t>
                            </w:r>
                          </w:p>
                          <w:p w14:paraId="07EC481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PlaceOrder(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DiaChi,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MoTa,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PaymentMethod,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TongTien,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VoucherCode)</w:t>
                            </w:r>
                          </w:p>
                          <w:p w14:paraId="0E95F1D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96AD4D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$"[DEBUG] PaymentMethod nhận được: '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'"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274F86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.IsNullOrEmpty(PaymentMethod))</w:t>
                            </w:r>
                          </w:p>
                          <w:p w14:paraId="5C696FC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53F1737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PaymentMethod bị null hoặc rỗng!"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0E7951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ArgumentException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"Phương thức thanh toán không hợp lệ!"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F4F6CA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2508C9B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D304DF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paymentMethodName = PaymentMethod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switch</w:t>
                            </w:r>
                          </w:p>
                          <w:p w14:paraId="212C1C0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343C18D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"1"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"Tiền mặt"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0091402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"2"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"Ví điện tử"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5F56E86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_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ArgumentException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$"Phương thức thanh toán không hợp lệ!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241F18F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580D23E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B2737E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$"[DEBUG] Giá trị PaymentMethod sau khi chuyển đổi: '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{paymentMethodName}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'"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A984A5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F69F3D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// **Kiểm tra voucher trong đây**</w:t>
                            </w:r>
                          </w:p>
                          <w:p w14:paraId="5EBCEE3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discount = 0;</w:t>
                            </w:r>
                          </w:p>
                          <w:p w14:paraId="110B0BF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(!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.IsNullOrEmpty(VoucherCode))</w:t>
                            </w:r>
                          </w:p>
                          <w:p w14:paraId="6FD7031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269E1C3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 = _context.Vouchers</w:t>
                            </w:r>
                          </w:p>
                          <w:p w14:paraId="1AAE214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.FirstOrDefault(v =&gt; v.Code == VoucherCode &amp;&amp; v.Start &lt;=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.Now &amp;&amp; v.End &gt;=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.Now);</w:t>
                            </w:r>
                          </w:p>
                          <w:p w14:paraId="2540A2A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BAD8B8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(voucher !=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0BCFB61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3A8901E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discount =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)voucher.Discount;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// Ép kiểu từ double sang decimal</w:t>
                            </w:r>
                          </w:p>
                          <w:p w14:paraId="351A85DC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558E105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else</w:t>
                            </w:r>
                          </w:p>
                          <w:p w14:paraId="4615445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38EB0DE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Mã voucher không hợp lệ hoặc đã hết hạn!"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2C802F8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4CAC302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04BF0C8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051374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6C3095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 = GetPaymentProcessor(PaymentMethod, VoucherCode);</w:t>
                            </w:r>
                          </w:p>
                          <w:p w14:paraId="734956C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F9398F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paymentResult = paymentProcessor.ProcessPayment(TongTien);</w:t>
                            </w:r>
                          </w:p>
                          <w:p w14:paraId="3C5F1E4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Kết quả thanh toán: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{paymentResult}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281A7E7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B73475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finalPrice = ExtractFinalPrice(paymentResult);</w:t>
                            </w:r>
                          </w:p>
                          <w:p w14:paraId="3083DA5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Giá sau giảm: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{finalPrice}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D5B6B3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72CADE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</w:p>
                          <w:p w14:paraId="1818C5CC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0968EA2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IdCus = GetCurrentCustomerId(),</w:t>
                            </w:r>
                          </w:p>
                          <w:p w14:paraId="18EB486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DiaChi = DiaChi,</w:t>
                            </w:r>
                          </w:p>
                          <w:p w14:paraId="1545BC1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MoTa = MoTa,</w:t>
                            </w:r>
                          </w:p>
                          <w:p w14:paraId="2F4E617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StatusOrder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"Chờ xác nhận"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6CFD6C7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NgayDat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.Now,</w:t>
                            </w:r>
                          </w:p>
                          <w:p w14:paraId="5136FC7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TongTien = finalPrice,</w:t>
                            </w:r>
                          </w:p>
                          <w:p w14:paraId="457FC54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PaymentMethodName = PaymentMethod</w:t>
                            </w:r>
                          </w:p>
                          <w:p w14:paraId="51C03E8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572AFBE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70DF43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_unitOfWork.OrderRepository.AddAsync(order);</w:t>
                            </w:r>
                          </w:p>
                          <w:p w14:paraId="5D5E465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_unitOfWork.CompleteAsync();</w:t>
                            </w:r>
                          </w:p>
                          <w:p w14:paraId="04BD03B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2457A3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OrderId mới tạo: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{order.IdOrder}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1E6DB8C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256008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orderDetails = HttpContext.Session.GetObjectFromJson&lt;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List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"CheckoutItems"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6860411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(orderDetails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|| !orderDetails.Any())</w:t>
                            </w:r>
                          </w:p>
                          <w:p w14:paraId="4FAF0DB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09ADFBF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Không có sản phẩm nào trong giỏ hàng!"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2A7644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RedirectToAction(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"Index"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"Cart"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1ABEF12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2A372F1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215E30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foreach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item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orderDetails)</w:t>
                            </w:r>
                          </w:p>
                          <w:p w14:paraId="3CB3C92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5837D04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item.IdOrder = order.IdOrder;</w:t>
                            </w:r>
                          </w:p>
                          <w:p w14:paraId="703F079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_context.OrderDetails.Add(item);</w:t>
                            </w:r>
                          </w:p>
                          <w:p w14:paraId="3D13221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Thêm OrderDetail - IdProduct: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{item.IdProduct}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SoLuong: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{item.SoLuong}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Price: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{item.Price}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220FBE7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510AF3E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C3CF8B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_unitOfWork.CompleteAsync();</w:t>
                            </w:r>
                          </w:p>
                          <w:p w14:paraId="3A1E0C4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DC9AF1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TempData[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"Message"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 = order.ProcessOrderPayment();</w:t>
                            </w:r>
                          </w:p>
                          <w:p w14:paraId="2D4E36F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CA0152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_context.Carts.RemoveRange(_context.Carts.Where(c =&gt; c.UserId == GetCurrentCustomerId()));</w:t>
                            </w:r>
                          </w:p>
                          <w:p w14:paraId="1459189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_context.SaveChangesAsync();</w:t>
                            </w:r>
                          </w:p>
                          <w:p w14:paraId="3911505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844F51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RedirectToAction(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"OrderSuccess"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387C915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DE0596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2D1762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8AE1AB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GetPaymentProcessor(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paymentMethod,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voucherCode)</w:t>
                            </w:r>
                          </w:p>
                          <w:p w14:paraId="4A44D8C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4E3DC1A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.IsNullOrEmpty(paymentMethod))</w:t>
                            </w:r>
                          </w:p>
                          <w:p w14:paraId="323A2E2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7D0A7BB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paymentMethod bị null hoặc rỗng!"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163A0A7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ArgumentException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"Phương thức thanh toán không hợp lệ!"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BB0DE3C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5B4A7D8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3BFC80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$"[DEBUG] Giá trị paymentMethod nhận được: '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'"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F691EF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ED5B79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paymentMethod = paymentMethod.Trim()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switch</w:t>
                            </w:r>
                          </w:p>
                          <w:p w14:paraId="67F09E7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4FC95F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"1"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"Tiền mặt"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391146C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"2"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"Ví điện tử"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66D4D5F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_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paymentMethod</w:t>
                            </w:r>
                          </w:p>
                          <w:p w14:paraId="0E2091B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1282C31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D8235B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 = paymentMethod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switch</w:t>
                            </w:r>
                          </w:p>
                          <w:p w14:paraId="4754C0A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970499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"Tiền mặt"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CashOnDeliveryPayment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(),</w:t>
                            </w:r>
                          </w:p>
                          <w:p w14:paraId="03C5290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"Ví điện tử"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EWalletPayment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(),</w:t>
                            </w:r>
                          </w:p>
                          <w:p w14:paraId="3DC3202C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_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ArgumentException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$"Phương thức thanh toán không hợp lệ!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01B607C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3F556EA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B82E53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(!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.IsNullOrEmpty(voucherCode))</w:t>
                            </w:r>
                          </w:p>
                          <w:p w14:paraId="779F888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3E467DD0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voucherCode = voucherCode.Trim();</w:t>
                            </w:r>
                          </w:p>
                          <w:p w14:paraId="31556051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 = _context.Vouchers.FirstOrDefault(v =&gt; v.Code == voucherCode &amp;&amp; v.Start &lt;=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.Now &amp;&amp; v.End &gt;=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.Now);</w:t>
                            </w:r>
                          </w:p>
                          <w:p w14:paraId="335CCF6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(voucher !=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0A8D834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71F2F57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paymentProcessor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(paymentProcessor, voucher);</w:t>
                            </w:r>
                          </w:p>
                          <w:p w14:paraId="10C0B86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Voucher hợp lệ: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{voucher.Code}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Giảm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{voucher.Discount * 100}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%"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C6FAC06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73274322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else</w:t>
                            </w:r>
                          </w:p>
                          <w:p w14:paraId="4447713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03CEA97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Mã voucher không hợp lệ!"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2A48F2D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4B98A7B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3A6755F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paymentProcessor;</w:t>
                            </w:r>
                          </w:p>
                          <w:p w14:paraId="29591AC7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A65136A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2A6C284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281293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OrderSuccess()</w:t>
                            </w:r>
                          </w:p>
                          <w:p w14:paraId="3016956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D6F086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View();</w:t>
                            </w:r>
                          </w:p>
                          <w:p w14:paraId="57A35DA5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14C5C2F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979375D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ExtractFinalPrice(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paymentResult)</w:t>
                            </w:r>
                          </w:p>
                          <w:p w14:paraId="1A4DBEC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339CC9E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match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Regex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.Match(paymentResult,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@"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73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\d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FF00C1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+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);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// Lấy số từ chuỗi</w:t>
                            </w:r>
                          </w:p>
                          <w:p w14:paraId="20F9CB0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match.Success ?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.Parse(match.Value) : 0;</w:t>
                            </w:r>
                          </w:p>
                          <w:p w14:paraId="29EEA2E9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2EC968B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9581A6E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3FAAFD3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1337FE88" w14:textId="77777777" w:rsidR="00BB68D7" w:rsidRDefault="00BB68D7" w:rsidP="00BB68D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4D45D8F8" w14:textId="6AF757F6" w:rsidR="00891BBE" w:rsidRPr="00E57129" w:rsidRDefault="00891BBE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C368A" id="Text Box 1" o:spid="_x0000_s1043" type="#_x0000_t202" style="position:absolute;margin-left:0;margin-top:0;width:2in;height:608.6pt;z-index:251658258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" filled="f" strokeweight=".5pt">
                <v:textbox>
                  <w:txbxContent>
                    <w:p w14:paraId="2DF6562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ClothingStore.Decorator;</w:t>
                      </w:r>
                    </w:p>
                    <w:p w14:paraId="5E54E61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7A0B25B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ClothingStore.Session;</w:t>
                      </w:r>
                    </w:p>
                    <w:p w14:paraId="18B1D96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ClothingStore.ViewModel;</w:t>
                      </w:r>
                    </w:p>
                    <w:p w14:paraId="79ED559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Microsoft.AspNetCore.Mvc;</w:t>
                      </w:r>
                    </w:p>
                    <w:p w14:paraId="20F9B5FC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ClothingStore.UnitOfWork;</w:t>
                      </w:r>
                    </w:p>
                    <w:p w14:paraId="26C7518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478E63E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System.Text.RegularExpressions;</w:t>
                      </w:r>
                    </w:p>
                    <w:p w14:paraId="3C9A9A6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22288A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ClothingStore.Areas.Cus.Controllers</w:t>
                      </w:r>
                    </w:p>
                    <w:p w14:paraId="51E17F0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2D416C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Area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"Cus"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2D79955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OrderController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Controller</w:t>
                      </w:r>
                    </w:p>
                    <w:p w14:paraId="2C6349C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7811437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955D13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_context;</w:t>
                      </w:r>
                    </w:p>
                    <w:p w14:paraId="7C492D8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E64BDD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IUnitOfWork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_unitOfWork;</w:t>
                      </w:r>
                    </w:p>
                    <w:p w14:paraId="19D35EE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CEDC66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OrderController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IUnitOfWork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unitOfWork,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</w:t>
                      </w:r>
                    </w:p>
                    <w:p w14:paraId="28E10D2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CC2395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_unitOfWork = unitOfWork;</w:t>
                      </w:r>
                    </w:p>
                    <w:p w14:paraId="221E332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 = context;</w:t>
                      </w:r>
                    </w:p>
                    <w:p w14:paraId="7B9CCDE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9952C3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ACDB3C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ConfirmOrder(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voucherCode)</w:t>
                      </w:r>
                    </w:p>
                    <w:p w14:paraId="407616C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D53DEE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orderDetails = HttpContext.Session.GetObjectFromJson&lt;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List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"CheckoutItems"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659C0AC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(orderDetails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|| !orderDetails.Any())</w:t>
                      </w:r>
                    </w:p>
                    <w:p w14:paraId="2E55741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F53785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RedirectToAction(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"Index"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"Cart"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603D51B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2B75A43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B29A2A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discount = 0;</w:t>
                      </w:r>
                    </w:p>
                    <w:p w14:paraId="6752B8B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(!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.IsNullOrEmpty(voucherCode))</w:t>
                      </w:r>
                    </w:p>
                    <w:p w14:paraId="6B86081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0FF16DF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 = _context.Vouchers</w:t>
                      </w:r>
                    </w:p>
                    <w:p w14:paraId="3C14704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.FirstOrDefault(v =&gt; v.Code == voucherCode &amp;&amp; v.Start &lt;=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.Now &amp;&amp; v.End &gt;=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.Now);</w:t>
                      </w:r>
                    </w:p>
                    <w:p w14:paraId="77241B9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F42B0B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(voucher !=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7C814B7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073A0EC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discount =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)voucher.Discount;</w:t>
                      </w:r>
                    </w:p>
                    <w:p w14:paraId="595567E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ViewBag.VoucherMessage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$"Mã voucher hợp lệ! Giảm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{discount * 100}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%"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3C807FB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28B10F3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else</w:t>
                      </w:r>
                    </w:p>
                    <w:p w14:paraId="2BA1622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693E922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ViewBag.VoucherMessage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"Mã voucher không hợp lệ!"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207AFB2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2900E39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222850C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FAFC73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57AA2E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model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ConfirmOrderViewModel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{ OrderDetails = orderDetails, Discount = discount };</w:t>
                      </w:r>
                    </w:p>
                    <w:p w14:paraId="1CC7958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View(model);</w:t>
                      </w:r>
                    </w:p>
                    <w:p w14:paraId="2FC0960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A47EAD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409670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7C2CD2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GetCurrentCustomerId()</w:t>
                      </w:r>
                    </w:p>
                    <w:p w14:paraId="074598A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3FD205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idUser = HttpContext.Session.GetInt32(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"UserId"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0CEB13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$"[ConfirmOrder] Giá trị UserId trong session: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{idUser}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471CF1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D21A6A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(idUser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6F03289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6738ED1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UnauthorizedAccessException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"User chưa đăng nhập."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DED5DA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662ED3F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D87889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// Truy vấn User kèm theo Customer</w:t>
                      </w:r>
                    </w:p>
                    <w:p w14:paraId="438F25F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 = _unitOfWork.Users.GetUserWithCustomerAsync(idUser.Value).Result;</w:t>
                      </w:r>
                    </w:p>
                    <w:p w14:paraId="65AFBE1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21D020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DE48A4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(user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539ACD8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74CB327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"Không tìm thấy người dùng."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325C068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0F742AD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69D196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(user.Customer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03E387D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4ADE0DD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"Không tìm thấy khách hàng tương ứng."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3C6557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2ACA687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2165EB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user.Customer.IdCus;</w:t>
                      </w:r>
                    </w:p>
                    <w:p w14:paraId="1F3C893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069E58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997CD0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FA2578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20557F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20BC0B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HttpPost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</w:t>
                      </w:r>
                    </w:p>
                    <w:p w14:paraId="07EC481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PlaceOrder(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DiaChi,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MoTa,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PaymentMethod,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TongTien,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VoucherCode)</w:t>
                      </w:r>
                    </w:p>
                    <w:p w14:paraId="0E95F1D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96AD4D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$"[DEBUG] PaymentMethod nhận được: '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'"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274F86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.IsNullOrEmpty(PaymentMethod))</w:t>
                      </w:r>
                    </w:p>
                    <w:p w14:paraId="5C696FC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53F1737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PaymentMethod bị null hoặc rỗng!"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0E7951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ArgumentException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"Phương thức thanh toán không hợp lệ!"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F4F6CA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2508C9B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D304DF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paymentMethodName = PaymentMethod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switch</w:t>
                      </w:r>
                    </w:p>
                    <w:p w14:paraId="212C1C0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343C18D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"1"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"Tiền mặt"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0091402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"2"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"Ví điện tử"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5F56E86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_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ArgumentException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$"Phương thức thanh toán không hợp lệ!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241F18F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580D23E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B2737E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$"[DEBUG] Giá trị PaymentMethod sau khi chuyển đổi: '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{paymentMethodName}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'"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A984A5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F69F3D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// **Kiểm tra voucher trong đây**</w:t>
                      </w:r>
                    </w:p>
                    <w:p w14:paraId="5EBCEE3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discount = 0;</w:t>
                      </w:r>
                    </w:p>
                    <w:p w14:paraId="110B0BF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(!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.IsNullOrEmpty(VoucherCode))</w:t>
                      </w:r>
                    </w:p>
                    <w:p w14:paraId="6FD7031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269E1C3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 = _context.Vouchers</w:t>
                      </w:r>
                    </w:p>
                    <w:p w14:paraId="1AAE214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.FirstOrDefault(v =&gt; v.Code == VoucherCode &amp;&amp; v.Start &lt;=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.Now &amp;&amp; v.End &gt;=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.Now);</w:t>
                      </w:r>
                    </w:p>
                    <w:p w14:paraId="2540A2A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BAD8B8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(voucher !=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0BCFB61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3A8901E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discount =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)voucher.Discount;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// Ép kiểu từ double sang decimal</w:t>
                      </w:r>
                    </w:p>
                    <w:p w14:paraId="351A85DC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558E105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else</w:t>
                      </w:r>
                    </w:p>
                    <w:p w14:paraId="4615445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38EB0DE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Mã voucher không hợp lệ hoặc đã hết hạn!"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2C802F8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4CAC302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04BF0C8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051374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6C3095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 = GetPaymentProcessor(PaymentMethod, VoucherCode);</w:t>
                      </w:r>
                    </w:p>
                    <w:p w14:paraId="734956C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F9398F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paymentResult = paymentProcessor.ProcessPayment(TongTien);</w:t>
                      </w:r>
                    </w:p>
                    <w:p w14:paraId="3C5F1E4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Kết quả thanh toán: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{paymentResult}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281A7E7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B73475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finalPrice = ExtractFinalPrice(paymentResult);</w:t>
                      </w:r>
                    </w:p>
                    <w:p w14:paraId="3083DA5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Giá sau giảm: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{finalPrice}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D5B6B3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72CADE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</w:p>
                    <w:p w14:paraId="1818C5CC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0968EA2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IdCus = GetCurrentCustomerId(),</w:t>
                      </w:r>
                    </w:p>
                    <w:p w14:paraId="18EB486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DiaChi = DiaChi,</w:t>
                      </w:r>
                    </w:p>
                    <w:p w14:paraId="1545BC1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MoTa = MoTa,</w:t>
                      </w:r>
                    </w:p>
                    <w:p w14:paraId="2F4E617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StatusOrder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"Chờ xác nhận"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6CFD6C7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NgayDat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.Now,</w:t>
                      </w:r>
                    </w:p>
                    <w:p w14:paraId="5136FC7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TongTien = finalPrice,</w:t>
                      </w:r>
                    </w:p>
                    <w:p w14:paraId="457FC54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PaymentMethodName = PaymentMethod</w:t>
                      </w:r>
                    </w:p>
                    <w:p w14:paraId="51C03E8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572AFBE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70DF43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_unitOfWork.OrderRepository.AddAsync(order);</w:t>
                      </w:r>
                    </w:p>
                    <w:p w14:paraId="5D5E465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_unitOfWork.CompleteAsync();</w:t>
                      </w:r>
                    </w:p>
                    <w:p w14:paraId="04BD03B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2457A3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OrderId mới tạo: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{order.IdOrder}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1E6DB8C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256008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orderDetails = HttpContext.Session.GetObjectFromJson&lt;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List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"CheckoutItems"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6860411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(orderDetails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|| !orderDetails.Any())</w:t>
                      </w:r>
                    </w:p>
                    <w:p w14:paraId="4FAF0DB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09ADFBF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Không có sản phẩm nào trong giỏ hàng!"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2A7644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RedirectToAction(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"Index"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"Cart"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1ABEF12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2A372F1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215E30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foreach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item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orderDetails)</w:t>
                      </w:r>
                    </w:p>
                    <w:p w14:paraId="3CB3C92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5837D04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item.IdOrder = order.IdOrder;</w:t>
                      </w:r>
                    </w:p>
                    <w:p w14:paraId="703F079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_context.OrderDetails.Add(item);</w:t>
                      </w:r>
                    </w:p>
                    <w:p w14:paraId="3D13221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Thêm OrderDetail - IdProduct: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{item.IdProduct}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SoLuong: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{item.SoLuong}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Price: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{item.Price}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220FBE7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510AF3E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C3CF8B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_unitOfWork.CompleteAsync();</w:t>
                      </w:r>
                    </w:p>
                    <w:p w14:paraId="3A1E0C4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DC9AF1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TempData[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"Message"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 = order.ProcessOrderPayment();</w:t>
                      </w:r>
                    </w:p>
                    <w:p w14:paraId="2D4E36F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CA0152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_context.Carts.RemoveRange(_context.Carts.Where(c =&gt; c.UserId == GetCurrentCustomerId()));</w:t>
                      </w:r>
                    </w:p>
                    <w:p w14:paraId="1459189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_context.SaveChangesAsync();</w:t>
                      </w:r>
                    </w:p>
                    <w:p w14:paraId="3911505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844F51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RedirectToAction(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"OrderSuccess"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387C915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DE0596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2D1762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8AE1AB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GetPaymentProcessor(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paymentMethod,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voucherCode)</w:t>
                      </w:r>
                    </w:p>
                    <w:p w14:paraId="4A44D8C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4E3DC1A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.IsNullOrEmpty(paymentMethod))</w:t>
                      </w:r>
                    </w:p>
                    <w:p w14:paraId="323A2E2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7D0A7BB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paymentMethod bị null hoặc rỗng!"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163A0A7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ArgumentException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"Phương thức thanh toán không hợp lệ!"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BB0DE3C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5B4A7D8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3BFC80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$"[DEBUG] Giá trị paymentMethod nhận được: '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'"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F691EF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ED5B79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paymentMethod = paymentMethod.Trim()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switch</w:t>
                      </w:r>
                    </w:p>
                    <w:p w14:paraId="67F09E7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4FC95F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"1"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"Tiền mặt"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391146C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"2"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"Ví điện tử"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66D4D5F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_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paymentMethod</w:t>
                      </w:r>
                    </w:p>
                    <w:p w14:paraId="0E2091B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1282C31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D8235B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 = paymentMethod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switch</w:t>
                      </w:r>
                    </w:p>
                    <w:p w14:paraId="4754C0A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970499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"Tiền mặt"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CashOnDeliveryPayment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(),</w:t>
                      </w:r>
                    </w:p>
                    <w:p w14:paraId="03C5290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"Ví điện tử"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EWalletPayment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(),</w:t>
                      </w:r>
                    </w:p>
                    <w:p w14:paraId="3DC3202C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_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ArgumentException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$"Phương thức thanh toán không hợp lệ!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01B607C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3F556EA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B82E53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(!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.IsNullOrEmpty(voucherCode))</w:t>
                      </w:r>
                    </w:p>
                    <w:p w14:paraId="779F888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3E467DD0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voucherCode = voucherCode.Trim();</w:t>
                      </w:r>
                    </w:p>
                    <w:p w14:paraId="31556051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 = _context.Vouchers.FirstOrDefault(v =&gt; v.Code == voucherCode &amp;&amp; v.Start &lt;=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.Now &amp;&amp; v.End &gt;=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.Now);</w:t>
                      </w:r>
                    </w:p>
                    <w:p w14:paraId="335CCF6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(voucher !=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0A8D834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71F2F57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paymentProcessor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(paymentProcessor, voucher);</w:t>
                      </w:r>
                    </w:p>
                    <w:p w14:paraId="10C0B86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Voucher hợp lệ: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{voucher.Code}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Giảm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{voucher.Discount * 100}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%"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C6FAC06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73274322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else</w:t>
                      </w:r>
                    </w:p>
                    <w:p w14:paraId="4447713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03CEA97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Mã voucher không hợp lệ!"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2A48F2D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4B98A7B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3A6755F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paymentProcessor;</w:t>
                      </w:r>
                    </w:p>
                    <w:p w14:paraId="29591AC7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A65136A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2A6C284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281293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OrderSuccess()</w:t>
                      </w:r>
                    </w:p>
                    <w:p w14:paraId="3016956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D6F086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View();</w:t>
                      </w:r>
                    </w:p>
                    <w:p w14:paraId="57A35DA5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14C5C2F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979375D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ExtractFinalPrice(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paymentResult)</w:t>
                      </w:r>
                    </w:p>
                    <w:p w14:paraId="1A4DBEC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339CC9E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match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Regex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.Match(paymentResult, </w:t>
                      </w:r>
                      <w:r>
                        <w:rPr>
                          <w:rFonts w:ascii="Cascadia Mono" w:eastAsiaTheme="minorHAnsi" w:hAnsi="Cascadia Mono" w:cs="Cascadia Mono"/>
                          <w:color w:val="8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@"</w:t>
                      </w:r>
                      <w:r>
                        <w:rPr>
                          <w:rFonts w:ascii="Cascadia Mono" w:eastAsiaTheme="minorHAnsi" w:hAnsi="Cascadia Mono" w:cs="Cascadia Mono"/>
                          <w:color w:val="0073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\d</w:t>
                      </w:r>
                      <w:r>
                        <w:rPr>
                          <w:rFonts w:ascii="Cascadia Mono" w:eastAsiaTheme="minorHAnsi" w:hAnsi="Cascadia Mono" w:cs="Cascadia Mono"/>
                          <w:color w:val="FF00C1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+</w:t>
                      </w:r>
                      <w:r>
                        <w:rPr>
                          <w:rFonts w:ascii="Cascadia Mono" w:eastAsiaTheme="minorHAnsi" w:hAnsi="Cascadia Mono" w:cs="Cascadia Mono"/>
                          <w:color w:val="8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);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// Lấy số từ chuỗi</w:t>
                      </w:r>
                    </w:p>
                    <w:p w14:paraId="20F9CB0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match.Success ?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.Parse(match.Value) : 0;</w:t>
                      </w:r>
                    </w:p>
                    <w:p w14:paraId="29EEA2E9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2EC968B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9581A6E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3FAAFD3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1337FE88" w14:textId="77777777" w:rsidR="00BB68D7" w:rsidRDefault="00BB68D7" w:rsidP="00BB68D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4D45D8F8" w14:textId="6AF757F6" w:rsidR="00891BBE" w:rsidRPr="00E57129" w:rsidRDefault="00891BBE"/>
                  </w:txbxContent>
                </v:textbox>
                <w10:wrap type="square" anchorx="page"/>
              </v:shape>
            </w:pict>
          </mc:Fallback>
        </mc:AlternateContent>
      </w:r>
      <w:r>
        <w:br w:type="page"/>
      </w:r>
    </w:p>
    <w:p w14:paraId="4A2D0E50" w14:textId="0E3F9777" w:rsidR="00F634BA" w:rsidRDefault="003B42DB" w:rsidP="00F634BA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8A26CD9" wp14:editId="5FDEB999">
                <wp:simplePos x="0" y="0"/>
                <wp:positionH relativeFrom="column">
                  <wp:posOffset>-372769</wp:posOffset>
                </wp:positionH>
                <wp:positionV relativeFrom="paragraph">
                  <wp:posOffset>-719275</wp:posOffset>
                </wp:positionV>
                <wp:extent cx="6254151" cy="8790317"/>
                <wp:effectExtent l="0" t="0" r="13335" b="10795"/>
                <wp:wrapNone/>
                <wp:docPr id="13135454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151" cy="8790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003E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D832EA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 = GetPaymentProcessor(PaymentMethod, VoucherCode);</w:t>
                            </w:r>
                          </w:p>
                          <w:p w14:paraId="4CA1A62B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0708FDE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paymentResult = paymentProcessor.ProcessPayment(TongTien);</w:t>
                            </w:r>
                          </w:p>
                          <w:p w14:paraId="294C261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Kết quả thanh toán: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{paymentResult}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695E36A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E6410B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finalPrice = ExtractFinalPrice(paymentResult);</w:t>
                            </w:r>
                          </w:p>
                          <w:p w14:paraId="3FE13695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Giá sau giảm: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{finalPrice}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3DF7DBA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8B17FB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</w:p>
                          <w:p w14:paraId="7C7E3DBD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21371D3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IdCus = GetCurrentCustomerId(),</w:t>
                            </w:r>
                          </w:p>
                          <w:p w14:paraId="0F02705D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DiaChi = DiaChi,</w:t>
                            </w:r>
                          </w:p>
                          <w:p w14:paraId="6B9D68E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MoTa = MoTa,</w:t>
                            </w:r>
                          </w:p>
                          <w:p w14:paraId="10CEBDA4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StatusOrder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"Chờ xác nhận"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664DEDF4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NgayDat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.Now,</w:t>
                            </w:r>
                          </w:p>
                          <w:p w14:paraId="56AE9E6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TongTien = finalPrice,</w:t>
                            </w:r>
                          </w:p>
                          <w:p w14:paraId="03FEC8EE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PaymentMethodName = PaymentMethod</w:t>
                            </w:r>
                          </w:p>
                          <w:p w14:paraId="606F1632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20B35DC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C222896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_unitOfWork.OrderRepository.AddAsync(order);</w:t>
                            </w:r>
                          </w:p>
                          <w:p w14:paraId="657BD549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_unitOfWork.CompleteAsync();</w:t>
                            </w:r>
                          </w:p>
                          <w:p w14:paraId="5AB246B5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44F6AE5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OrderId mới tạo: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{order.IdOrder}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5C47E33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E2A4E69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orderDetails = HttpContext.Session.GetObjectFromJson&lt;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List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&gt;&gt;(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"CheckoutItems"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80ECA92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(orderDetails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|| !orderDetails.Any())</w:t>
                            </w:r>
                          </w:p>
                          <w:p w14:paraId="3A7DEDE6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0C1C6680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Không có sản phẩm nào trong giỏ hàng!"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3894FD17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RedirectToAction(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"Index"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"Cart"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6BE24D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0798ED0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0CA0EF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foreach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item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orderDetails)</w:t>
                            </w:r>
                          </w:p>
                          <w:p w14:paraId="32AD0960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334D7414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item.IdOrder = order.IdOrder;</w:t>
                            </w:r>
                          </w:p>
                          <w:p w14:paraId="3D6AF2B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_context.OrderDetails.Add(item);</w:t>
                            </w:r>
                          </w:p>
                          <w:p w14:paraId="4AED3875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Thêm OrderDetail - IdProduct: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{item.IdProduct}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SoLuong: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{item.SoLuong}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Price: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{item.Price}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99BB746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35D2B8F2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00DDE73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_unitOfWork.CompleteAsync();</w:t>
                            </w:r>
                          </w:p>
                          <w:p w14:paraId="5F1BC70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7AE5A7D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TempData[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"Message"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 = order.ProcessOrderPayment();</w:t>
                            </w:r>
                          </w:p>
                          <w:p w14:paraId="06D2412F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B1B5E66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_context.Carts.RemoveRange(_context.Carts.Where(c =&gt; c.UserId == GetCurrentCustomerId()));</w:t>
                            </w:r>
                          </w:p>
                          <w:p w14:paraId="74013CF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_context.SaveChangesAsync();</w:t>
                            </w:r>
                          </w:p>
                          <w:p w14:paraId="6E8D3F6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BC71522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RedirectToAction(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"OrderSuccess"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5F829FC7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1387ABF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EC9C8F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E30059E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GetPaymentProcessor(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paymentMethod,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voucherCode)</w:t>
                            </w:r>
                          </w:p>
                          <w:p w14:paraId="135486B2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CC01DB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.IsNullOrEmpty(paymentMethod))</w:t>
                            </w:r>
                          </w:p>
                          <w:p w14:paraId="614131D9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D224466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paymentMethod bị null hoặc rỗng!"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6A6CC7B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ArgumentException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"Phương thức thanh toán không hợp lệ!"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7FF52D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6919D8DF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FA1C9E4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$"[DEBUG] Giá trị paymentMethod nhận được: '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'"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1CCAF25E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0C0BF04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paymentMethod = paymentMethod.Trim()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switch</w:t>
                            </w:r>
                          </w:p>
                          <w:p w14:paraId="6D6CBF23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7FED94E0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"1"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"Tiền mặt"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58755C9F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"2"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"Ví điện tử"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296F145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_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paymentMethod</w:t>
                            </w:r>
                          </w:p>
                          <w:p w14:paraId="256CC3A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589B647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C691D6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 = paymentMethod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switch</w:t>
                            </w:r>
                          </w:p>
                          <w:p w14:paraId="479A479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04B9752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"Tiền mặt"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CashOnDeliveryPayment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(),</w:t>
                            </w:r>
                          </w:p>
                          <w:p w14:paraId="59CF1D79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"Ví điện tử"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EWalletPayment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(),</w:t>
                            </w:r>
                          </w:p>
                          <w:p w14:paraId="79AA846B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_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ArgumentException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$"Phương thức thanh toán không hợp lệ!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1DA6F86E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29955BAB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1EA8271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(!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.IsNullOrEmpty(voucherCode))</w:t>
                            </w:r>
                          </w:p>
                          <w:p w14:paraId="7C9B0249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61B3B78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voucherCode = voucherCode.Trim();</w:t>
                            </w:r>
                          </w:p>
                          <w:p w14:paraId="4694D6E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 = _context.Vouchers.FirstOrDefault(v =&gt; v.Code == voucherCode &amp;&amp; v.Start &lt;=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.Now &amp;&amp; v.End &gt;=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.Now);</w:t>
                            </w:r>
                          </w:p>
                          <w:p w14:paraId="5705A82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(voucher !=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0F117FA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2D5B9B3D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paymentProcessor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(paymentProcessor, voucher);</w:t>
                            </w:r>
                          </w:p>
                          <w:p w14:paraId="2E5F3E04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Voucher hợp lệ: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{voucher.Code}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Giảm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{voucher.Discount * 100}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%"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16DAE48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667E47BD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else</w:t>
                            </w:r>
                          </w:p>
                          <w:p w14:paraId="1593140D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4674E9E6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Mã voucher không hợp lệ!"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E3DF8B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7A7B6E5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6C4565C8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paymentProcessor;</w:t>
                            </w:r>
                          </w:p>
                          <w:p w14:paraId="3D5EA9D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3A72EA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FB6367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C54D6F0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OrderSuccess()</w:t>
                            </w:r>
                          </w:p>
                          <w:p w14:paraId="1DC68F54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57550B2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View();</w:t>
                            </w:r>
                          </w:p>
                          <w:p w14:paraId="60A5ABEE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EC1BF8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9DE41E3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ExtractFinalPrice(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paymentResult)</w:t>
                            </w:r>
                          </w:p>
                          <w:p w14:paraId="5E928E1C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3762B0B3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match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Regex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.Match(paymentResult,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@"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73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\d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FF00C1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+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);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// Lấy số từ chuỗi</w:t>
                            </w:r>
                          </w:p>
                          <w:p w14:paraId="6021856A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match.Success ?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.Parse(match.Value) : 0;</w:t>
                            </w:r>
                          </w:p>
                          <w:p w14:paraId="01080ACE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C932567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40EAC79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1FB6AF2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0542A4F7" w14:textId="77777777" w:rsidR="003B42DB" w:rsidRDefault="003B42DB" w:rsidP="003B42D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2B8AEDA6" w14:textId="77777777" w:rsidR="003B42DB" w:rsidRDefault="003B42DB"/>
                          <w:p w14:paraId="1AA319FF" w14:textId="77777777" w:rsidR="00353BBE" w:rsidRDefault="00353BBE"/>
                          <w:p w14:paraId="7B2E531D" w14:textId="1970E237" w:rsidR="003B42DB" w:rsidRDefault="003B4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26CD9" id="Text Box 23" o:spid="_x0000_s1044" type="#_x0000_t202" style="position:absolute;margin-left:-29.35pt;margin-top:-56.65pt;width:492.45pt;height:692.15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" fillcolor="white [3201]" strokeweight=".5pt">
                <v:textbox>
                  <w:txbxContent>
                    <w:p w14:paraId="2B6003E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D832EA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 = GetPaymentProcessor(PaymentMethod, VoucherCode);</w:t>
                      </w:r>
                    </w:p>
                    <w:p w14:paraId="4CA1A62B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0708FDE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paymentResult = paymentProcessor.ProcessPayment(TongTien);</w:t>
                      </w:r>
                    </w:p>
                    <w:p w14:paraId="294C261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Kết quả thanh toán: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{paymentResult}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695E36A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E6410B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finalPrice = ExtractFinalPrice(paymentResult);</w:t>
                      </w:r>
                    </w:p>
                    <w:p w14:paraId="3FE13695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Giá sau giảm: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{finalPrice}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3DF7DBA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8B17FB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</w:p>
                    <w:p w14:paraId="7C7E3DBD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21371D3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IdCus = GetCurrentCustomerId(),</w:t>
                      </w:r>
                    </w:p>
                    <w:p w14:paraId="0F02705D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DiaChi = DiaChi,</w:t>
                      </w:r>
                    </w:p>
                    <w:p w14:paraId="6B9D68E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MoTa = MoTa,</w:t>
                      </w:r>
                    </w:p>
                    <w:p w14:paraId="10CEBDA4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StatusOrder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"Chờ xác nhận"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664DEDF4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NgayDat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.Now,</w:t>
                      </w:r>
                    </w:p>
                    <w:p w14:paraId="56AE9E6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TongTien = finalPrice,</w:t>
                      </w:r>
                    </w:p>
                    <w:p w14:paraId="03FEC8EE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PaymentMethodName = PaymentMethod</w:t>
                      </w:r>
                    </w:p>
                    <w:p w14:paraId="606F1632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20B35DC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C222896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_unitOfWork.OrderRepository.AddAsync(order);</w:t>
                      </w:r>
                    </w:p>
                    <w:p w14:paraId="657BD549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_unitOfWork.CompleteAsync();</w:t>
                      </w:r>
                    </w:p>
                    <w:p w14:paraId="5AB246B5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44F6AE5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OrderId mới tạo: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{order.IdOrder}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5C47E33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E2A4E69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orderDetails = HttpContext.Session.GetObjectFromJson&lt;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List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&gt;&gt;(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"CheckoutItems"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80ECA92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(orderDetails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|| !orderDetails.Any())</w:t>
                      </w:r>
                    </w:p>
                    <w:p w14:paraId="3A7DEDE6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0C1C6680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Không có sản phẩm nào trong giỏ hàng!"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3894FD17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RedirectToAction(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"Index"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"Cart"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6BE24D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0798ED0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0CA0EF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foreach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item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orderDetails)</w:t>
                      </w:r>
                    </w:p>
                    <w:p w14:paraId="32AD0960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334D7414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item.IdOrder = order.IdOrder;</w:t>
                      </w:r>
                    </w:p>
                    <w:p w14:paraId="3D6AF2B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_context.OrderDetails.Add(item);</w:t>
                      </w:r>
                    </w:p>
                    <w:p w14:paraId="4AED3875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Thêm OrderDetail - IdProduct: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{item.IdProduct}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SoLuong: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{item.SoLuong}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Price: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{item.Price}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99BB746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35D2B8F2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00DDE73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_unitOfWork.CompleteAsync();</w:t>
                      </w:r>
                    </w:p>
                    <w:p w14:paraId="5F1BC70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7AE5A7D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TempData[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"Message"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 = order.ProcessOrderPayment();</w:t>
                      </w:r>
                    </w:p>
                    <w:p w14:paraId="06D2412F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B1B5E66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_context.Carts.RemoveRange(_context.Carts.Where(c =&gt; c.UserId == GetCurrentCustomerId()));</w:t>
                      </w:r>
                    </w:p>
                    <w:p w14:paraId="74013CF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_context.SaveChangesAsync();</w:t>
                      </w:r>
                    </w:p>
                    <w:p w14:paraId="6E8D3F6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BC71522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RedirectToAction(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"OrderSuccess"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5F829FC7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1387ABF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EC9C8F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E30059E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GetPaymentProcessor(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paymentMethod,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voucherCode)</w:t>
                      </w:r>
                    </w:p>
                    <w:p w14:paraId="135486B2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CC01DB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.IsNullOrEmpty(paymentMethod))</w:t>
                      </w:r>
                    </w:p>
                    <w:p w14:paraId="614131D9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D224466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paymentMethod bị null hoặc rỗng!"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6A6CC7B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ArgumentException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"Phương thức thanh toán không hợp lệ!"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7FF52D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6919D8DF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FA1C9E4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$"[DEBUG] Giá trị paymentMethod nhận được: '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'"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1CCAF25E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0C0BF04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paymentMethod = paymentMethod.Trim()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switch</w:t>
                      </w:r>
                    </w:p>
                    <w:p w14:paraId="6D6CBF23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7FED94E0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"1"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"Tiền mặt"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58755C9F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"2"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"Ví điện tử"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296F145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_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paymentMethod</w:t>
                      </w:r>
                    </w:p>
                    <w:p w14:paraId="256CC3A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589B647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C691D6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 = paymentMethod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switch</w:t>
                      </w:r>
                    </w:p>
                    <w:p w14:paraId="479A479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04B9752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"Tiền mặt"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CashOnDeliveryPayment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(),</w:t>
                      </w:r>
                    </w:p>
                    <w:p w14:paraId="59CF1D79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"Ví điện tử"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EWalletPayment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(),</w:t>
                      </w:r>
                    </w:p>
                    <w:p w14:paraId="79AA846B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_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ArgumentException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$"Phương thức thanh toán không hợp lệ!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1DA6F86E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29955BAB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1EA8271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(!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.IsNullOrEmpty(voucherCode))</w:t>
                      </w:r>
                    </w:p>
                    <w:p w14:paraId="7C9B0249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61B3B78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voucherCode = voucherCode.Trim();</w:t>
                      </w:r>
                    </w:p>
                    <w:p w14:paraId="4694D6E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 = _context.Vouchers.FirstOrDefault(v =&gt; v.Code == voucherCode &amp;&amp; v.Start &lt;=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.Now &amp;&amp; v.End &gt;=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.Now);</w:t>
                      </w:r>
                    </w:p>
                    <w:p w14:paraId="5705A82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(voucher !=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0F117FA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2D5B9B3D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paymentProcessor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(paymentProcessor, voucher);</w:t>
                      </w:r>
                    </w:p>
                    <w:p w14:paraId="2E5F3E04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Voucher hợp lệ: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{voucher.Code}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Giảm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{voucher.Discount * 100}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%"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16DAE48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667E47BD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else</w:t>
                      </w:r>
                    </w:p>
                    <w:p w14:paraId="1593140D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4674E9E6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Mã voucher không hợp lệ!"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E3DF8B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7A7B6E5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6C4565C8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paymentProcessor;</w:t>
                      </w:r>
                    </w:p>
                    <w:p w14:paraId="3D5EA9D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3A72EA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FB6367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C54D6F0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OrderSuccess()</w:t>
                      </w:r>
                    </w:p>
                    <w:p w14:paraId="1DC68F54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57550B2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View();</w:t>
                      </w:r>
                    </w:p>
                    <w:p w14:paraId="60A5ABEE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EC1BF8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9DE41E3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ExtractFinalPrice(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paymentResult)</w:t>
                      </w:r>
                    </w:p>
                    <w:p w14:paraId="5E928E1C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3762B0B3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match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Regex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.Match(paymentResult, </w:t>
                      </w:r>
                      <w:r>
                        <w:rPr>
                          <w:rFonts w:ascii="Cascadia Mono" w:eastAsiaTheme="minorHAnsi" w:hAnsi="Cascadia Mono" w:cs="Cascadia Mono"/>
                          <w:color w:val="8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@"</w:t>
                      </w:r>
                      <w:r>
                        <w:rPr>
                          <w:rFonts w:ascii="Cascadia Mono" w:eastAsiaTheme="minorHAnsi" w:hAnsi="Cascadia Mono" w:cs="Cascadia Mono"/>
                          <w:color w:val="0073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\d</w:t>
                      </w:r>
                      <w:r>
                        <w:rPr>
                          <w:rFonts w:ascii="Cascadia Mono" w:eastAsiaTheme="minorHAnsi" w:hAnsi="Cascadia Mono" w:cs="Cascadia Mono"/>
                          <w:color w:val="FF00C1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+</w:t>
                      </w:r>
                      <w:r>
                        <w:rPr>
                          <w:rFonts w:ascii="Cascadia Mono" w:eastAsiaTheme="minorHAnsi" w:hAnsi="Cascadia Mono" w:cs="Cascadia Mono"/>
                          <w:color w:val="8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);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// Lấy số từ chuỗi</w:t>
                      </w:r>
                    </w:p>
                    <w:p w14:paraId="6021856A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match.Success ?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.Parse(match.Value) : 0;</w:t>
                      </w:r>
                    </w:p>
                    <w:p w14:paraId="01080ACE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C932567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40EAC79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1FB6AF2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0542A4F7" w14:textId="77777777" w:rsidR="003B42DB" w:rsidRDefault="003B42DB" w:rsidP="003B42D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2B8AEDA6" w14:textId="77777777" w:rsidR="003B42DB" w:rsidRDefault="003B42DB"/>
                    <w:p w14:paraId="1AA319FF" w14:textId="77777777" w:rsidR="00353BBE" w:rsidRDefault="00353BBE"/>
                    <w:p w14:paraId="7B2E531D" w14:textId="1970E237" w:rsidR="003B42DB" w:rsidRDefault="003B42DB"/>
                  </w:txbxContent>
                </v:textbox>
              </v:shape>
            </w:pict>
          </mc:Fallback>
        </mc:AlternateContent>
      </w:r>
    </w:p>
    <w:p w14:paraId="17D60592" w14:textId="77777777" w:rsidR="00BB68D7" w:rsidRDefault="00BB68D7" w:rsidP="00F634BA">
      <w:pPr>
        <w:rPr>
          <w:lang w:val="vi-VN"/>
        </w:rPr>
      </w:pPr>
    </w:p>
    <w:p w14:paraId="4ECAEABD" w14:textId="77777777" w:rsidR="00BB68D7" w:rsidRDefault="00BB68D7" w:rsidP="00F634BA">
      <w:pPr>
        <w:rPr>
          <w:lang w:val="vi-VN"/>
        </w:rPr>
      </w:pPr>
    </w:p>
    <w:p w14:paraId="581551A5" w14:textId="77777777" w:rsidR="00BB68D7" w:rsidRDefault="00BB68D7" w:rsidP="00F634BA">
      <w:pPr>
        <w:rPr>
          <w:lang w:val="vi-VN"/>
        </w:rPr>
      </w:pPr>
    </w:p>
    <w:p w14:paraId="617D1B32" w14:textId="77777777" w:rsidR="00BB68D7" w:rsidRDefault="00BB68D7" w:rsidP="00F634BA">
      <w:pPr>
        <w:rPr>
          <w:lang w:val="vi-VN"/>
        </w:rPr>
      </w:pPr>
    </w:p>
    <w:p w14:paraId="0614273C" w14:textId="77777777" w:rsidR="00BB68D7" w:rsidRDefault="00BB68D7" w:rsidP="00F634BA">
      <w:pPr>
        <w:rPr>
          <w:lang w:val="vi-VN"/>
        </w:rPr>
      </w:pPr>
    </w:p>
    <w:p w14:paraId="693E2236" w14:textId="77777777" w:rsidR="00BB68D7" w:rsidRDefault="00BB68D7" w:rsidP="00F634BA">
      <w:pPr>
        <w:rPr>
          <w:lang w:val="vi-VN"/>
        </w:rPr>
      </w:pPr>
    </w:p>
    <w:p w14:paraId="7189FDD0" w14:textId="77777777" w:rsidR="00BB68D7" w:rsidRDefault="00BB68D7" w:rsidP="00F634BA">
      <w:pPr>
        <w:rPr>
          <w:lang w:val="vi-VN"/>
        </w:rPr>
      </w:pPr>
    </w:p>
    <w:p w14:paraId="4EE3E9F4" w14:textId="77777777" w:rsidR="00BB68D7" w:rsidRDefault="00BB68D7" w:rsidP="00F634BA">
      <w:pPr>
        <w:rPr>
          <w:lang w:val="vi-VN"/>
        </w:rPr>
      </w:pPr>
    </w:p>
    <w:p w14:paraId="5FA2B260" w14:textId="77777777" w:rsidR="00BB68D7" w:rsidRDefault="00BB68D7" w:rsidP="00F634BA">
      <w:pPr>
        <w:rPr>
          <w:lang w:val="vi-VN"/>
        </w:rPr>
      </w:pPr>
    </w:p>
    <w:p w14:paraId="048984B6" w14:textId="77777777" w:rsidR="00BB68D7" w:rsidRDefault="00BB68D7" w:rsidP="00F634BA">
      <w:pPr>
        <w:rPr>
          <w:lang w:val="vi-VN"/>
        </w:rPr>
      </w:pPr>
    </w:p>
    <w:p w14:paraId="7B5922E3" w14:textId="77777777" w:rsidR="00BB68D7" w:rsidRDefault="00BB68D7" w:rsidP="00F634BA">
      <w:pPr>
        <w:rPr>
          <w:lang w:val="vi-VN"/>
        </w:rPr>
      </w:pPr>
    </w:p>
    <w:p w14:paraId="7830F729" w14:textId="77777777" w:rsidR="00BB68D7" w:rsidRDefault="00BB68D7" w:rsidP="00F634BA">
      <w:pPr>
        <w:rPr>
          <w:lang w:val="vi-VN"/>
        </w:rPr>
      </w:pPr>
    </w:p>
    <w:p w14:paraId="174445C4" w14:textId="77777777" w:rsidR="00BB68D7" w:rsidRDefault="00BB68D7" w:rsidP="00F634BA">
      <w:pPr>
        <w:rPr>
          <w:lang w:val="vi-VN"/>
        </w:rPr>
      </w:pPr>
    </w:p>
    <w:p w14:paraId="5DD4C552" w14:textId="77777777" w:rsidR="00BB68D7" w:rsidRDefault="00BB68D7" w:rsidP="00F634BA">
      <w:pPr>
        <w:rPr>
          <w:lang w:val="vi-VN"/>
        </w:rPr>
      </w:pPr>
    </w:p>
    <w:p w14:paraId="6FBDFF32" w14:textId="77777777" w:rsidR="00BB68D7" w:rsidRDefault="00BB68D7" w:rsidP="00F634BA">
      <w:pPr>
        <w:rPr>
          <w:lang w:val="vi-VN"/>
        </w:rPr>
      </w:pPr>
    </w:p>
    <w:p w14:paraId="3ADCB112" w14:textId="77777777" w:rsidR="00BB68D7" w:rsidRDefault="00BB68D7" w:rsidP="00F634BA">
      <w:pPr>
        <w:rPr>
          <w:lang w:val="vi-VN"/>
        </w:rPr>
      </w:pPr>
    </w:p>
    <w:p w14:paraId="73635112" w14:textId="77777777" w:rsidR="00BB68D7" w:rsidRDefault="00BB68D7" w:rsidP="00F634BA">
      <w:pPr>
        <w:rPr>
          <w:lang w:val="vi-VN"/>
        </w:rPr>
      </w:pPr>
    </w:p>
    <w:p w14:paraId="1ECE70AC" w14:textId="77777777" w:rsidR="00BB68D7" w:rsidRDefault="00BB68D7" w:rsidP="00F634BA">
      <w:pPr>
        <w:rPr>
          <w:lang w:val="vi-VN"/>
        </w:rPr>
      </w:pPr>
    </w:p>
    <w:p w14:paraId="598B15A5" w14:textId="77777777" w:rsidR="00BB68D7" w:rsidRDefault="00BB68D7" w:rsidP="00F634BA">
      <w:pPr>
        <w:rPr>
          <w:lang w:val="vi-VN"/>
        </w:rPr>
      </w:pPr>
    </w:p>
    <w:p w14:paraId="37A1BCED" w14:textId="77777777" w:rsidR="00BB68D7" w:rsidRDefault="00BB68D7" w:rsidP="00F634BA">
      <w:pPr>
        <w:rPr>
          <w:lang w:val="vi-VN"/>
        </w:rPr>
      </w:pPr>
    </w:p>
    <w:p w14:paraId="031430F8" w14:textId="77777777" w:rsidR="00BB68D7" w:rsidRDefault="00BB68D7" w:rsidP="00F634BA">
      <w:pPr>
        <w:rPr>
          <w:lang w:val="vi-VN"/>
        </w:rPr>
      </w:pPr>
    </w:p>
    <w:p w14:paraId="02D9886D" w14:textId="77777777" w:rsidR="00BB68D7" w:rsidRDefault="00BB68D7" w:rsidP="00F634BA">
      <w:pPr>
        <w:rPr>
          <w:lang w:val="vi-VN"/>
        </w:rPr>
      </w:pPr>
    </w:p>
    <w:p w14:paraId="14A6BABD" w14:textId="77777777" w:rsidR="00BB68D7" w:rsidRDefault="00BB68D7" w:rsidP="00F634BA">
      <w:pPr>
        <w:rPr>
          <w:lang w:val="vi-VN"/>
        </w:rPr>
      </w:pPr>
    </w:p>
    <w:p w14:paraId="27BA9E7D" w14:textId="77777777" w:rsidR="00BB68D7" w:rsidRDefault="00BB68D7" w:rsidP="00F634BA">
      <w:pPr>
        <w:rPr>
          <w:lang w:val="vi-VN"/>
        </w:rPr>
      </w:pPr>
    </w:p>
    <w:p w14:paraId="7B280DFA" w14:textId="77777777" w:rsidR="00BB68D7" w:rsidRDefault="00BB68D7" w:rsidP="00F634BA">
      <w:pPr>
        <w:rPr>
          <w:lang w:val="vi-VN"/>
        </w:rPr>
      </w:pPr>
    </w:p>
    <w:p w14:paraId="70772F2B" w14:textId="77777777" w:rsidR="00BB68D7" w:rsidRDefault="00BB68D7" w:rsidP="00F634BA">
      <w:pPr>
        <w:rPr>
          <w:lang w:val="vi-VN"/>
        </w:rPr>
      </w:pPr>
    </w:p>
    <w:p w14:paraId="2B9ABA68" w14:textId="77777777" w:rsidR="00BB68D7" w:rsidRDefault="00BB68D7" w:rsidP="00F634BA">
      <w:pPr>
        <w:rPr>
          <w:lang w:val="vi-VN"/>
        </w:rPr>
      </w:pPr>
    </w:p>
    <w:p w14:paraId="65D8DAF2" w14:textId="77777777" w:rsidR="00BB68D7" w:rsidRDefault="00BB68D7" w:rsidP="00F634BA">
      <w:pPr>
        <w:rPr>
          <w:lang w:val="vi-VN"/>
        </w:rPr>
      </w:pPr>
    </w:p>
    <w:p w14:paraId="01DF931A" w14:textId="77777777" w:rsidR="00BB68D7" w:rsidRDefault="00BB68D7" w:rsidP="00F634BA">
      <w:pPr>
        <w:rPr>
          <w:lang w:val="vi-VN"/>
        </w:rPr>
      </w:pPr>
    </w:p>
    <w:p w14:paraId="1A660318" w14:textId="77777777" w:rsidR="00BB68D7" w:rsidRDefault="00BB68D7" w:rsidP="00F634BA">
      <w:pPr>
        <w:rPr>
          <w:lang w:val="vi-VN"/>
        </w:rPr>
      </w:pPr>
    </w:p>
    <w:p w14:paraId="2526A95A" w14:textId="77777777" w:rsidR="00BB68D7" w:rsidRDefault="00BB68D7" w:rsidP="00F634BA">
      <w:pPr>
        <w:rPr>
          <w:lang w:val="vi-VN"/>
        </w:rPr>
      </w:pPr>
    </w:p>
    <w:p w14:paraId="26B0A9CF" w14:textId="77777777" w:rsidR="00BB68D7" w:rsidRDefault="00BB68D7" w:rsidP="00F634BA">
      <w:pPr>
        <w:rPr>
          <w:lang w:val="vi-VN"/>
        </w:rPr>
      </w:pPr>
    </w:p>
    <w:p w14:paraId="5FDD18F6" w14:textId="77777777" w:rsidR="00BB68D7" w:rsidRDefault="00BB68D7" w:rsidP="00F634BA">
      <w:pPr>
        <w:rPr>
          <w:lang w:val="vi-VN"/>
        </w:rPr>
      </w:pPr>
    </w:p>
    <w:p w14:paraId="466FC0FA" w14:textId="77777777" w:rsidR="00BB68D7" w:rsidRDefault="00BB68D7" w:rsidP="00F634BA">
      <w:pPr>
        <w:rPr>
          <w:lang w:val="vi-VN"/>
        </w:rPr>
      </w:pPr>
    </w:p>
    <w:p w14:paraId="0069907D" w14:textId="77777777" w:rsidR="00BB68D7" w:rsidRDefault="00BB68D7" w:rsidP="00F634BA">
      <w:pPr>
        <w:rPr>
          <w:lang w:val="vi-VN"/>
        </w:rPr>
      </w:pPr>
    </w:p>
    <w:p w14:paraId="50C12BEA" w14:textId="77777777" w:rsidR="00BB68D7" w:rsidRDefault="00BB68D7" w:rsidP="00F634BA">
      <w:pPr>
        <w:rPr>
          <w:lang w:val="vi-VN"/>
        </w:rPr>
      </w:pPr>
    </w:p>
    <w:p w14:paraId="346CFC77" w14:textId="77777777" w:rsidR="00BB68D7" w:rsidRDefault="00BB68D7" w:rsidP="00F634BA">
      <w:pPr>
        <w:rPr>
          <w:lang w:val="vi-VN"/>
        </w:rPr>
      </w:pPr>
    </w:p>
    <w:p w14:paraId="27FDA581" w14:textId="77777777" w:rsidR="00BB68D7" w:rsidRDefault="00BB68D7" w:rsidP="00F634BA">
      <w:pPr>
        <w:rPr>
          <w:lang w:val="vi-VN"/>
        </w:rPr>
      </w:pPr>
    </w:p>
    <w:p w14:paraId="7E59A871" w14:textId="77777777" w:rsidR="00BB68D7" w:rsidRDefault="00BB68D7" w:rsidP="00F634BA">
      <w:pPr>
        <w:rPr>
          <w:lang w:val="vi-VN"/>
        </w:rPr>
      </w:pPr>
    </w:p>
    <w:p w14:paraId="234D90D4" w14:textId="77777777" w:rsidR="00BB68D7" w:rsidRDefault="00BB68D7" w:rsidP="00F634BA">
      <w:pPr>
        <w:rPr>
          <w:lang w:val="vi-VN"/>
        </w:rPr>
      </w:pPr>
    </w:p>
    <w:p w14:paraId="026997A0" w14:textId="74652BA1" w:rsidR="000578CC" w:rsidRDefault="000578CC">
      <w:pPr>
        <w:rPr>
          <w:lang w:val="vi-VN"/>
        </w:rPr>
      </w:pPr>
      <w:r>
        <w:rPr>
          <w:lang w:val="vi-VN"/>
        </w:rPr>
        <w:br w:type="page"/>
      </w:r>
    </w:p>
    <w:p w14:paraId="6847B580" w14:textId="2C56DC82" w:rsidR="00A35FB3" w:rsidRDefault="00A157E6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3720A61" wp14:editId="31BD5A48">
                <wp:simplePos x="0" y="0"/>
                <wp:positionH relativeFrom="column">
                  <wp:posOffset>-441780</wp:posOffset>
                </wp:positionH>
                <wp:positionV relativeFrom="paragraph">
                  <wp:posOffset>-633012</wp:posOffset>
                </wp:positionV>
                <wp:extent cx="6323162" cy="7090913"/>
                <wp:effectExtent l="0" t="0" r="20955" b="15240"/>
                <wp:wrapNone/>
                <wp:docPr id="186297431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3162" cy="7090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6F3DD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paymentMethod = paymentMethod.Trim()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switch</w:t>
                            </w:r>
                          </w:p>
                          <w:p w14:paraId="234625E0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5527CBE1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"1"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"Tiền mặt"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72C557D8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"2"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"Ví điện tử"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</w:t>
                            </w:r>
                          </w:p>
                          <w:p w14:paraId="17C7E2E5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_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paymentMethod</w:t>
                            </w:r>
                          </w:p>
                          <w:p w14:paraId="6A58348B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54E4B207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48EA835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 = paymentMethod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switch</w:t>
                            </w:r>
                          </w:p>
                          <w:p w14:paraId="4FD7E826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28F1CD0D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"Tiền mặt"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CashOnDeliveryPayment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(),</w:t>
                            </w:r>
                          </w:p>
                          <w:p w14:paraId="5F543DFE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"Ví điện tử"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EWalletPayment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(),</w:t>
                            </w:r>
                          </w:p>
                          <w:p w14:paraId="3DDB240C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_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throw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ArgumentException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$"Phương thức thanh toán không hợp lệ!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{paymentMethod}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1B02B3FB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51BF72EF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8A910FE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(!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.IsNullOrEmpty(voucherCode))</w:t>
                            </w:r>
                          </w:p>
                          <w:p w14:paraId="48FDB5C4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483303B5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voucherCode = voucherCode.Trim();</w:t>
                            </w:r>
                          </w:p>
                          <w:p w14:paraId="682218FC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 = _context.Vouchers.FirstOrDefault(v =&gt; v.Code == voucherCode &amp;&amp; v.Start &lt;=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.Now &amp;&amp; v.End &gt;=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.Now);</w:t>
                            </w:r>
                          </w:p>
                          <w:p w14:paraId="7F255A67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(voucher !=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570A1FF9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3A79655B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paymentProcessor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(paymentProcessor, voucher);</w:t>
                            </w:r>
                          </w:p>
                          <w:p w14:paraId="5E321BFD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$"[DEBUG] Voucher hợp lệ: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{voucher.Code}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Giảm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{voucher.Discount * 100}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%"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368A123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1FFA8898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else</w:t>
                            </w:r>
                          </w:p>
                          <w:p w14:paraId="6956F0A1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475A4048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"[ERROR] Mã voucher không hợp lệ!"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6C60E44B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</w:t>
                            </w:r>
                          </w:p>
                          <w:p w14:paraId="5C22FECA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45957ACD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paymentProcessor;</w:t>
                            </w:r>
                          </w:p>
                          <w:p w14:paraId="1294E823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59A3C23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901F81C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B982B82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OrderSuccess()</w:t>
                            </w:r>
                          </w:p>
                          <w:p w14:paraId="37C9CBD4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39D674B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View();</w:t>
                            </w:r>
                          </w:p>
                          <w:p w14:paraId="58909BEF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EBB0B0C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8A3A26E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ExtractFinalPrice(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paymentResult)</w:t>
                            </w:r>
                          </w:p>
                          <w:p w14:paraId="289B0BFC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F279AF6" w14:textId="4A4A34D6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match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Regex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.Match(paymentResult,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@"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73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\d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FF00C1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+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); </w:t>
                            </w:r>
                          </w:p>
                          <w:p w14:paraId="0D70B619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match.Success ?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.Parse(match.Value) : 0;</w:t>
                            </w:r>
                          </w:p>
                          <w:p w14:paraId="380691AF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6F0FADAE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786D483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A937970" w14:textId="77777777" w:rsidR="00A157E6" w:rsidRDefault="00A157E6" w:rsidP="00A157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108C994D" w14:textId="26A67AFB" w:rsidR="00A157E6" w:rsidRDefault="00A157E6" w:rsidP="00A157E6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20A61" id="Text Box 24" o:spid="_x0000_s1045" type="#_x0000_t202" style="position:absolute;margin-left:-34.8pt;margin-top:-49.85pt;width:497.9pt;height:558.3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" fillcolor="white [3201]" strokeweight=".5pt">
                <v:textbox>
                  <w:txbxContent>
                    <w:p w14:paraId="1B86F3DD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paymentMethod = paymentMethod.Trim()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switch</w:t>
                      </w:r>
                    </w:p>
                    <w:p w14:paraId="234625E0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5527CBE1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"1"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"Tiền mặt"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72C557D8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"2"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"Ví điện tử"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</w:t>
                      </w:r>
                    </w:p>
                    <w:p w14:paraId="17C7E2E5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_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paymentMethod</w:t>
                      </w:r>
                    </w:p>
                    <w:p w14:paraId="6A58348B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54E4B207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48EA835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 = paymentMethod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switch</w:t>
                      </w:r>
                    </w:p>
                    <w:p w14:paraId="4FD7E826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28F1CD0D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"Tiền mặt"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CashOnDeliveryPayment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(),</w:t>
                      </w:r>
                    </w:p>
                    <w:p w14:paraId="5F543DFE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"Ví điện tử"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EWalletPayment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(),</w:t>
                      </w:r>
                    </w:p>
                    <w:p w14:paraId="3DDB240C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_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throw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ArgumentException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$"Phương thức thanh toán không hợp lệ!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{paymentMethod}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1B02B3FB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51BF72EF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8A910FE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(!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.IsNullOrEmpty(voucherCode))</w:t>
                      </w:r>
                    </w:p>
                    <w:p w14:paraId="48FDB5C4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483303B5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voucherCode = voucherCode.Trim();</w:t>
                      </w:r>
                    </w:p>
                    <w:p w14:paraId="682218FC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 = _context.Vouchers.FirstOrDefault(v =&gt; v.Code == voucherCode &amp;&amp; v.Start &lt;=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.Now &amp;&amp; v.End &gt;=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.Now);</w:t>
                      </w:r>
                    </w:p>
                    <w:p w14:paraId="7F255A67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(voucher !=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570A1FF9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3A79655B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paymentProcessor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(paymentProcessor, voucher);</w:t>
                      </w:r>
                    </w:p>
                    <w:p w14:paraId="5E321BFD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$"[DEBUG] Voucher hợp lệ: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{voucher.Code}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Giảm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{voucher.Discount * 100}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%"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368A123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1FFA8898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else</w:t>
                      </w:r>
                    </w:p>
                    <w:p w14:paraId="6956F0A1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475A4048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"[ERROR] Mã voucher không hợp lệ!"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6C60E44B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</w:t>
                      </w:r>
                    </w:p>
                    <w:p w14:paraId="5C22FECA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45957ACD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paymentProcessor;</w:t>
                      </w:r>
                    </w:p>
                    <w:p w14:paraId="1294E823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59A3C23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901F81C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B982B82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OrderSuccess()</w:t>
                      </w:r>
                    </w:p>
                    <w:p w14:paraId="37C9CBD4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39D674B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View();</w:t>
                      </w:r>
                    </w:p>
                    <w:p w14:paraId="58909BEF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EBB0B0C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8A3A26E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ExtractFinalPrice(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paymentResult)</w:t>
                      </w:r>
                    </w:p>
                    <w:p w14:paraId="289B0BFC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F279AF6" w14:textId="4A4A34D6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match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Regex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.Match(paymentResult, </w:t>
                      </w:r>
                      <w:r>
                        <w:rPr>
                          <w:rFonts w:ascii="Cascadia Mono" w:eastAsiaTheme="minorHAnsi" w:hAnsi="Cascadia Mono" w:cs="Cascadia Mono"/>
                          <w:color w:val="8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@"</w:t>
                      </w:r>
                      <w:r>
                        <w:rPr>
                          <w:rFonts w:ascii="Cascadia Mono" w:eastAsiaTheme="minorHAnsi" w:hAnsi="Cascadia Mono" w:cs="Cascadia Mono"/>
                          <w:color w:val="0073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\d</w:t>
                      </w:r>
                      <w:r>
                        <w:rPr>
                          <w:rFonts w:ascii="Cascadia Mono" w:eastAsiaTheme="minorHAnsi" w:hAnsi="Cascadia Mono" w:cs="Cascadia Mono"/>
                          <w:color w:val="FF00C1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+</w:t>
                      </w:r>
                      <w:r>
                        <w:rPr>
                          <w:rFonts w:ascii="Cascadia Mono" w:eastAsiaTheme="minorHAnsi" w:hAnsi="Cascadia Mono" w:cs="Cascadia Mono"/>
                          <w:color w:val="8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); </w:t>
                      </w:r>
                    </w:p>
                    <w:p w14:paraId="0D70B619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match.Success ?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.Parse(match.Value) : 0;</w:t>
                      </w:r>
                    </w:p>
                    <w:p w14:paraId="380691AF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6F0FADAE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786D483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A937970" w14:textId="77777777" w:rsidR="00A157E6" w:rsidRDefault="00A157E6" w:rsidP="00A157E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108C994D" w14:textId="26A67AFB" w:rsidR="00A157E6" w:rsidRDefault="00A157E6" w:rsidP="00A157E6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578CC">
        <w:rPr>
          <w:lang w:val="vi-VN"/>
        </w:rPr>
        <w:br w:type="page"/>
      </w:r>
      <w:r w:rsidR="00A35FB3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7B62710" wp14:editId="03CFB7A1">
                <wp:simplePos x="0" y="0"/>
                <wp:positionH relativeFrom="column">
                  <wp:posOffset>-407275</wp:posOffset>
                </wp:positionH>
                <wp:positionV relativeFrom="paragraph">
                  <wp:posOffset>1747879</wp:posOffset>
                </wp:positionV>
                <wp:extent cx="6504042" cy="6581955"/>
                <wp:effectExtent l="0" t="0" r="11430" b="28575"/>
                <wp:wrapNone/>
                <wp:docPr id="166915428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4042" cy="6581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96784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19D4E4A2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1753DEBD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794C1DE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ClothingStore.Strategies</w:t>
                            </w:r>
                          </w:p>
                          <w:p w14:paraId="70DE26E1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15867FA6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DayStatisticsStrategy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IOrderStatisticsStrategy</w:t>
                            </w:r>
                          </w:p>
                          <w:p w14:paraId="63DBCB29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020DC528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TotalAmount)&gt;&gt; GetStatisticsAsync(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orders)</w:t>
                            </w:r>
                          </w:p>
                          <w:p w14:paraId="65513A2A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83144A8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result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</w:t>
                            </w:r>
                          </w:p>
                          <w:p w14:paraId="1523EB5A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.GroupBy(o =&gt; o.NgayDat.Date)</w:t>
                            </w:r>
                          </w:p>
                          <w:p w14:paraId="1E089B29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.Select(g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</w:p>
                          <w:p w14:paraId="4B3547F7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5616A0ED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Date = g.Key,</w:t>
                            </w:r>
                          </w:p>
                          <w:p w14:paraId="3D2887E7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Count = g.Count(),</w:t>
                            </w:r>
                          </w:p>
                          <w:p w14:paraId="56F280A8" w14:textId="39F327F5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TotalAmount = g.Sum(o =&gt;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?)o.TongTien ?? 0) </w:t>
                            </w:r>
                          </w:p>
                          <w:p w14:paraId="303EA1C5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})</w:t>
                            </w:r>
                          </w:p>
                          <w:p w14:paraId="6DD0DC41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.ToListAsync();</w:t>
                            </w:r>
                          </w:p>
                          <w:p w14:paraId="009E93B7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E958EBF" w14:textId="4050AB49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</w:p>
                          <w:p w14:paraId="2A92293B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foreach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item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result)</w:t>
                            </w:r>
                          </w:p>
                          <w:p w14:paraId="44447455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12FA7B0" w14:textId="06C3A2D9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 Ngày: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{item.Date}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Số lượng: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{item.Count}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Tổng tiền: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{item.TotalAmount}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6C40D75D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0E92EF1E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5EC0DC4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result.ToDictionary(x =&gt; x.Date.ToString(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"yyyy-MM-dd"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), x =&gt; (x.Count, x.TotalAmount));</w:t>
                            </w:r>
                          </w:p>
                          <w:p w14:paraId="3BD8F710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D8AF902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77F6D30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E8C8B66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FilterOrdersByDateRange(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orders,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fromDate,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toDate)</w:t>
                            </w:r>
                          </w:p>
                          <w:p w14:paraId="50CCB466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8319FEB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(fromDate.HasValue)</w:t>
                            </w:r>
                          </w:p>
                          <w:p w14:paraId="02D0E5AC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orders = orders.Where(o =&gt; o.NgayDat.Date &gt;= fromDate.Value.Date);</w:t>
                            </w:r>
                          </w:p>
                          <w:p w14:paraId="2307AF28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(toDate.HasValue)</w:t>
                            </w:r>
                          </w:p>
                          <w:p w14:paraId="78D769CC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orders = orders.Where(o =&gt; o.NgayDat.Date &lt;= toDate.Value.Date);</w:t>
                            </w:r>
                          </w:p>
                          <w:p w14:paraId="7B02A6E6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orders;</w:t>
                            </w:r>
                          </w:p>
                          <w:p w14:paraId="2FC9C60F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6ABFF4B4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11B93A0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79FB5316" w14:textId="77777777" w:rsidR="00A35FB3" w:rsidRDefault="00A35FB3" w:rsidP="00A35FB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4A2AA0A6" w14:textId="77777777" w:rsidR="00A35FB3" w:rsidRDefault="00A35F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62710" id="Text Box 26" o:spid="_x0000_s1046" type="#_x0000_t202" style="position:absolute;margin-left:-32.05pt;margin-top:137.65pt;width:512.15pt;height:518.2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" fillcolor="white [3201]" strokeweight=".5pt">
                <v:textbox>
                  <w:txbxContent>
                    <w:p w14:paraId="0E096784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19D4E4A2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1753DEBD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794C1DE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ClothingStore.Strategies</w:t>
                      </w:r>
                    </w:p>
                    <w:p w14:paraId="70DE26E1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15867FA6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DayStatisticsStrategy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IOrderStatisticsStrategy</w:t>
                      </w:r>
                    </w:p>
                    <w:p w14:paraId="63DBCB29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020DC528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TotalAmount)&gt;&gt; GetStatisticsAsync(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orders)</w:t>
                      </w:r>
                    </w:p>
                    <w:p w14:paraId="65513A2A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83144A8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result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</w:t>
                      </w:r>
                    </w:p>
                    <w:p w14:paraId="1523EB5A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.GroupBy(o =&gt; o.NgayDat.Date)</w:t>
                      </w:r>
                    </w:p>
                    <w:p w14:paraId="1E089B29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.Select(g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</w:p>
                    <w:p w14:paraId="4B3547F7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5616A0ED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Date = g.Key,</w:t>
                      </w:r>
                    </w:p>
                    <w:p w14:paraId="3D2887E7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Count = g.Count(),</w:t>
                      </w:r>
                    </w:p>
                    <w:p w14:paraId="56F280A8" w14:textId="39F327F5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TotalAmount = g.Sum(o =&gt;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?)o.TongTien ?? 0) </w:t>
                      </w:r>
                    </w:p>
                    <w:p w14:paraId="303EA1C5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})</w:t>
                      </w:r>
                    </w:p>
                    <w:p w14:paraId="6DD0DC41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.ToListAsync();</w:t>
                      </w:r>
                    </w:p>
                    <w:p w14:paraId="009E93B7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E958EBF" w14:textId="4050AB49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</w:p>
                    <w:p w14:paraId="2A92293B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foreach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item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result)</w:t>
                      </w:r>
                    </w:p>
                    <w:p w14:paraId="44447455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12FA7B0" w14:textId="06C3A2D9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 Ngày: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{item.Date}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Số lượng: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{item.Count}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Tổng tiền: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{item.TotalAmount}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6C40D75D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0E92EF1E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5EC0DC4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result.ToDictionary(x =&gt; x.Date.ToString(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"yyyy-MM-dd"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), x =&gt; (x.Count, x.TotalAmount));</w:t>
                      </w:r>
                    </w:p>
                    <w:p w14:paraId="3BD8F710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D8AF902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77F6D30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E8C8B66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FilterOrdersByDateRange(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orders,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fromDate,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toDate)</w:t>
                      </w:r>
                    </w:p>
                    <w:p w14:paraId="50CCB466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8319FEB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(fromDate.HasValue)</w:t>
                      </w:r>
                    </w:p>
                    <w:p w14:paraId="02D0E5AC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orders = orders.Where(o =&gt; o.NgayDat.Date &gt;= fromDate.Value.Date);</w:t>
                      </w:r>
                    </w:p>
                    <w:p w14:paraId="2307AF28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(toDate.HasValue)</w:t>
                      </w:r>
                    </w:p>
                    <w:p w14:paraId="78D769CC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orders = orders.Where(o =&gt; o.NgayDat.Date &lt;= toDate.Value.Date);</w:t>
                      </w:r>
                    </w:p>
                    <w:p w14:paraId="7B02A6E6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orders;</w:t>
                      </w:r>
                    </w:p>
                    <w:p w14:paraId="2FC9C60F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6ABFF4B4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11B93A0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79FB5316" w14:textId="77777777" w:rsidR="00A35FB3" w:rsidRDefault="00A35FB3" w:rsidP="00A35FB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4A2AA0A6" w14:textId="77777777" w:rsidR="00A35FB3" w:rsidRDefault="00A35FB3"/>
                  </w:txbxContent>
                </v:textbox>
              </v:shape>
            </w:pict>
          </mc:Fallback>
        </mc:AlternateContent>
      </w:r>
      <w:r w:rsidR="00A6379E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1B59310" wp14:editId="228FC650">
                <wp:simplePos x="0" y="0"/>
                <wp:positionH relativeFrom="column">
                  <wp:posOffset>-398648</wp:posOffset>
                </wp:positionH>
                <wp:positionV relativeFrom="paragraph">
                  <wp:posOffset>-546746</wp:posOffset>
                </wp:positionV>
                <wp:extent cx="6495690" cy="2070340"/>
                <wp:effectExtent l="0" t="0" r="19685" b="25400"/>
                <wp:wrapNone/>
                <wp:docPr id="88539193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690" cy="207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3E527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668AC4BC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4AA49A5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ClothingStore.Strategies</w:t>
                            </w:r>
                          </w:p>
                          <w:p w14:paraId="43D8279E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674A8CC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IOrderStatisticsStrategy</w:t>
                            </w:r>
                          </w:p>
                          <w:p w14:paraId="547C7020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44E6698B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TotalAmount)&gt;&gt; GetStatisticsAsync(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orders);</w:t>
                            </w:r>
                          </w:p>
                          <w:p w14:paraId="566BE53E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4465D02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FilterOrdersByDateRange(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orders,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fromDate,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toDate);</w:t>
                            </w:r>
                          </w:p>
                          <w:p w14:paraId="1A6AD545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0F846CBF" w14:textId="77777777" w:rsidR="00A6379E" w:rsidRDefault="00A6379E" w:rsidP="00A6379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4D618879" w14:textId="77777777" w:rsidR="00A6379E" w:rsidRDefault="00A637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59310" id="Text Box 25" o:spid="_x0000_s1047" type="#_x0000_t202" style="position:absolute;margin-left:-31.4pt;margin-top:-43.05pt;width:511.45pt;height:163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pSOwIAAIUEAAAOAAAAZHJzL2Uyb0RvYy54bWysVE2PGjEMvVfqf4hyLzOwwBbEsKKsqCqh&#10;3ZXYas8hkzBRM3GaBGbor68Tvrc9Vb1k7Nh5tp/tmT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" fillcolor="white [3201]" strokeweight=".5pt">
                <v:textbox>
                  <w:txbxContent>
                    <w:p w14:paraId="0D53E527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668AC4BC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4AA49A5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ClothingStore.Strategies</w:t>
                      </w:r>
                    </w:p>
                    <w:p w14:paraId="43D8279E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674A8CC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IOrderStatisticsStrategy</w:t>
                      </w:r>
                    </w:p>
                    <w:p w14:paraId="547C7020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44E6698B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TotalAmount)&gt;&gt; GetStatisticsAsync(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orders);</w:t>
                      </w:r>
                    </w:p>
                    <w:p w14:paraId="566BE53E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4465D02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FilterOrdersByDateRange(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orders,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fromDate,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toDate);</w:t>
                      </w:r>
                    </w:p>
                    <w:p w14:paraId="1A6AD545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0F846CBF" w14:textId="77777777" w:rsidR="00A6379E" w:rsidRDefault="00A6379E" w:rsidP="00A6379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4D618879" w14:textId="77777777" w:rsidR="00A6379E" w:rsidRDefault="00A6379E"/>
                  </w:txbxContent>
                </v:textbox>
              </v:shape>
            </w:pict>
          </mc:Fallback>
        </mc:AlternateContent>
      </w:r>
      <w:r w:rsidR="006B23B8">
        <w:rPr>
          <w:lang w:val="vi-VN"/>
        </w:rPr>
        <w:br w:type="page"/>
      </w:r>
      <w:r w:rsidR="0083509F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B5622CC" wp14:editId="74BF5E14">
                <wp:simplePos x="0" y="0"/>
                <wp:positionH relativeFrom="margin">
                  <wp:align>right</wp:align>
                </wp:positionH>
                <wp:positionV relativeFrom="paragraph">
                  <wp:posOffset>-607132</wp:posOffset>
                </wp:positionV>
                <wp:extent cx="6452559" cy="5158596"/>
                <wp:effectExtent l="0" t="0" r="24765" b="23495"/>
                <wp:wrapNone/>
                <wp:docPr id="128416121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559" cy="5158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DE17F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00906DAD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3FCC4397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A49C51C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ClothingStore.Strategies</w:t>
                            </w:r>
                          </w:p>
                          <w:p w14:paraId="1B1B8C87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0AEAEA38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MonthStatisticsStrategy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IOrderStatisticsStrategy</w:t>
                            </w:r>
                          </w:p>
                          <w:p w14:paraId="71280B48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2845B80D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TotalAmount)&gt;&gt; GetStatisticsAsync(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orders)</w:t>
                            </w:r>
                          </w:p>
                          <w:p w14:paraId="15B29DF9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063055F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</w:t>
                            </w:r>
                          </w:p>
                          <w:p w14:paraId="71D1AB8E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.GroupBy(o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{ o.NgayDat.Year, o.NgayDat.Month })</w:t>
                            </w:r>
                          </w:p>
                          <w:p w14:paraId="13AF6093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.Select(g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</w:p>
                          <w:p w14:paraId="4A189E2D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2D78F5B9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Year = g.Key.Year,</w:t>
                            </w:r>
                          </w:p>
                          <w:p w14:paraId="147777BA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Month = g.Key.Month,</w:t>
                            </w:r>
                          </w:p>
                          <w:p w14:paraId="4638D2EB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Count = g.Count(),</w:t>
                            </w:r>
                          </w:p>
                          <w:p w14:paraId="0D004BA1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TotalAmount = g.Sum(o =&gt;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)o.TongTien)</w:t>
                            </w:r>
                          </w:p>
                          <w:p w14:paraId="5F621330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})</w:t>
                            </w:r>
                          </w:p>
                          <w:p w14:paraId="5086FF03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.ToDictionaryAsync(x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.Format(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"{0}-{1:D2}"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x.Year, x.Month), x =&gt; (x.Count, x.TotalAmount));</w:t>
                            </w:r>
                          </w:p>
                          <w:p w14:paraId="65F2097A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1628309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B49B176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FilterOrdersByDateRange(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orders,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fromDate,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toDate)</w:t>
                            </w:r>
                          </w:p>
                          <w:p w14:paraId="2529B065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4B60D2D4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(fromDate.HasValue)</w:t>
                            </w:r>
                          </w:p>
                          <w:p w14:paraId="5C84FB6F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orders = orders.Where(o =&gt; o.NgayDat &gt;= fromDate.Value);</w:t>
                            </w:r>
                          </w:p>
                          <w:p w14:paraId="74AECB28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(toDate.HasValue)</w:t>
                            </w:r>
                          </w:p>
                          <w:p w14:paraId="70B4A4B4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orders = orders.Where(o =&gt; o.NgayDat &lt;= toDate.Value);</w:t>
                            </w:r>
                          </w:p>
                          <w:p w14:paraId="5D1F923D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orders;</w:t>
                            </w:r>
                          </w:p>
                          <w:p w14:paraId="1F3A09F3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09C7650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D739608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364F88DF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442B64B" w14:textId="77777777" w:rsidR="0083509F" w:rsidRDefault="0083509F" w:rsidP="008350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7A463703" w14:textId="77777777" w:rsidR="0083509F" w:rsidRDefault="008350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622CC" id="Text Box 27" o:spid="_x0000_s1048" type="#_x0000_t202" style="position:absolute;margin-left:456.9pt;margin-top:-47.8pt;width:508.1pt;height:406.2pt;z-index:25165826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" fillcolor="white [3201]" strokeweight=".5pt">
                <v:textbox>
                  <w:txbxContent>
                    <w:p w14:paraId="050DE17F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00906DAD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3FCC4397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A49C51C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ClothingStore.Strategies</w:t>
                      </w:r>
                    </w:p>
                    <w:p w14:paraId="1B1B8C87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0AEAEA38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MonthStatisticsStrategy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IOrderStatisticsStrategy</w:t>
                      </w:r>
                    </w:p>
                    <w:p w14:paraId="71280B48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2845B80D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TotalAmount)&gt;&gt; GetStatisticsAsync(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orders)</w:t>
                      </w:r>
                    </w:p>
                    <w:p w14:paraId="15B29DF9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063055F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</w:t>
                      </w:r>
                    </w:p>
                    <w:p w14:paraId="71D1AB8E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.GroupBy(o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{ o.NgayDat.Year, o.NgayDat.Month })</w:t>
                      </w:r>
                    </w:p>
                    <w:p w14:paraId="13AF6093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.Select(g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</w:p>
                    <w:p w14:paraId="4A189E2D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2D78F5B9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Year = g.Key.Year,</w:t>
                      </w:r>
                    </w:p>
                    <w:p w14:paraId="147777BA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Month = g.Key.Month,</w:t>
                      </w:r>
                    </w:p>
                    <w:p w14:paraId="4638D2EB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Count = g.Count(),</w:t>
                      </w:r>
                    </w:p>
                    <w:p w14:paraId="0D004BA1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TotalAmount = g.Sum(o =&gt;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)o.TongTien)</w:t>
                      </w:r>
                    </w:p>
                    <w:p w14:paraId="5F621330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})</w:t>
                      </w:r>
                    </w:p>
                    <w:p w14:paraId="5086FF03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.ToDictionaryAsync(x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.Format(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"{0}-{1:D2}"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x.Year, x.Month), x =&gt; (x.Count, x.TotalAmount));</w:t>
                      </w:r>
                    </w:p>
                    <w:p w14:paraId="65F2097A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1628309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B49B176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FilterOrdersByDateRange(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orders,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fromDate,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toDate)</w:t>
                      </w:r>
                    </w:p>
                    <w:p w14:paraId="2529B065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4B60D2D4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(fromDate.HasValue)</w:t>
                      </w:r>
                    </w:p>
                    <w:p w14:paraId="5C84FB6F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orders = orders.Where(o =&gt; o.NgayDat &gt;= fromDate.Value);</w:t>
                      </w:r>
                    </w:p>
                    <w:p w14:paraId="74AECB28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(toDate.HasValue)</w:t>
                      </w:r>
                    </w:p>
                    <w:p w14:paraId="70B4A4B4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orders = orders.Where(o =&gt; o.NgayDat &lt;= toDate.Value);</w:t>
                      </w:r>
                    </w:p>
                    <w:p w14:paraId="5D1F923D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orders;</w:t>
                      </w:r>
                    </w:p>
                    <w:p w14:paraId="1F3A09F3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09C7650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D739608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364F88DF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442B64B" w14:textId="77777777" w:rsidR="0083509F" w:rsidRDefault="0083509F" w:rsidP="008350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7A463703" w14:textId="77777777" w:rsidR="0083509F" w:rsidRDefault="0083509F"/>
                  </w:txbxContent>
                </v:textbox>
                <w10:wrap anchorx="margin"/>
              </v:shape>
            </w:pict>
          </mc:Fallback>
        </mc:AlternateContent>
      </w:r>
      <w:r w:rsidR="00A35FB3">
        <w:rPr>
          <w:lang w:val="vi-VN"/>
        </w:rPr>
        <w:br w:type="page"/>
      </w:r>
    </w:p>
    <w:p w14:paraId="4D5E8AB3" w14:textId="387AA7B1" w:rsidR="006B23B8" w:rsidRDefault="00556F0B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4801481" wp14:editId="1B4C47AA">
                <wp:simplePos x="0" y="0"/>
                <wp:positionH relativeFrom="column">
                  <wp:posOffset>-364143</wp:posOffset>
                </wp:positionH>
                <wp:positionV relativeFrom="paragraph">
                  <wp:posOffset>-581253</wp:posOffset>
                </wp:positionV>
                <wp:extent cx="6262778" cy="4813540"/>
                <wp:effectExtent l="0" t="0" r="24130" b="25400"/>
                <wp:wrapNone/>
                <wp:docPr id="28841776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2778" cy="4813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39D00E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75EF864B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Microsoft.EntityFrameworkCore;</w:t>
                            </w:r>
                          </w:p>
                          <w:p w14:paraId="00FFE9F4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4BEEF1C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ClothingStore.Strategies</w:t>
                            </w:r>
                          </w:p>
                          <w:p w14:paraId="5BE7EB39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6B37DE38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YearStatisticsStrategy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IOrderStatisticsStrategy</w:t>
                            </w:r>
                          </w:p>
                          <w:p w14:paraId="5954F57D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2B5AB306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TotalAmount)&gt;&gt; GetStatisticsAsync(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orders)</w:t>
                            </w:r>
                          </w:p>
                          <w:p w14:paraId="5192B543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4409B24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</w:t>
                            </w:r>
                          </w:p>
                          <w:p w14:paraId="3D8C78B7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.GroupBy(o =&gt; o.NgayDat.Year)</w:t>
                            </w:r>
                          </w:p>
                          <w:p w14:paraId="50FFC6A4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.Select(g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</w:p>
                          <w:p w14:paraId="7F746A53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{</w:t>
                            </w:r>
                          </w:p>
                          <w:p w14:paraId="301FEFCF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Year = g.Key,</w:t>
                            </w:r>
                          </w:p>
                          <w:p w14:paraId="543FA334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Count = g.Count(),</w:t>
                            </w:r>
                          </w:p>
                          <w:p w14:paraId="2864D4EA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TotalAmount = g.Sum(o =&gt;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)o.TongTien)</w:t>
                            </w:r>
                          </w:p>
                          <w:p w14:paraId="3F48D260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})</w:t>
                            </w:r>
                          </w:p>
                          <w:p w14:paraId="67BB7DA5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.ToDictionaryAsync(x =&gt; x.Year.ToString(), x =&gt; (x.Count, x.TotalAmount));</w:t>
                            </w:r>
                          </w:p>
                          <w:p w14:paraId="1ED01BCE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0C760CA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BD8ECA3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FilterOrdersByDateRange(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IQueryable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orders,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fromDate,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? toDate)</w:t>
                            </w:r>
                          </w:p>
                          <w:p w14:paraId="7BFB1F73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BF270E4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(fromDate.HasValue)</w:t>
                            </w:r>
                          </w:p>
                          <w:p w14:paraId="4EE1CD3E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orders = orders.Where(o =&gt; o.NgayDat.Year &gt;= fromDate.Value.Year);</w:t>
                            </w:r>
                          </w:p>
                          <w:p w14:paraId="478BAB73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(toDate.HasValue)</w:t>
                            </w:r>
                          </w:p>
                          <w:p w14:paraId="543D3225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orders = orders.Where(o =&gt; o.NgayDat.Year &lt;= toDate.Value.Year);</w:t>
                            </w:r>
                          </w:p>
                          <w:p w14:paraId="4AB98756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orders;</w:t>
                            </w:r>
                          </w:p>
                          <w:p w14:paraId="4A89DC89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5DE5BFF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5E7C1283" w14:textId="77777777" w:rsidR="00556F0B" w:rsidRDefault="00556F0B" w:rsidP="00556F0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12D4947A" w14:textId="77777777" w:rsidR="00556F0B" w:rsidRDefault="00556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01481" id="Text Box 30" o:spid="_x0000_s1049" type="#_x0000_t202" style="position:absolute;margin-left:-28.65pt;margin-top:-45.75pt;width:493.15pt;height:379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" fillcolor="white [3201]" strokeweight=".5pt">
                <v:textbox>
                  <w:txbxContent>
                    <w:p w14:paraId="6539D00E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75EF864B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Microsoft.EntityFrameworkCore;</w:t>
                      </w:r>
                    </w:p>
                    <w:p w14:paraId="00FFE9F4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4BEEF1C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ClothingStore.Strategies</w:t>
                      </w:r>
                    </w:p>
                    <w:p w14:paraId="5BE7EB39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6B37DE38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YearStatisticsStrategy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IOrderStatisticsStrategy</w:t>
                      </w:r>
                    </w:p>
                    <w:p w14:paraId="5954F57D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2B5AB306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TotalAmount)&gt;&gt; GetStatisticsAsync(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orders)</w:t>
                      </w:r>
                    </w:p>
                    <w:p w14:paraId="5192B543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4409B24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</w:t>
                      </w:r>
                    </w:p>
                    <w:p w14:paraId="3D8C78B7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.GroupBy(o =&gt; o.NgayDat.Year)</w:t>
                      </w:r>
                    </w:p>
                    <w:p w14:paraId="50FFC6A4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.Select(g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</w:p>
                    <w:p w14:paraId="7F746A53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{</w:t>
                      </w:r>
                    </w:p>
                    <w:p w14:paraId="301FEFCF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Year = g.Key,</w:t>
                      </w:r>
                    </w:p>
                    <w:p w14:paraId="543FA334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Count = g.Count(),</w:t>
                      </w:r>
                    </w:p>
                    <w:p w14:paraId="2864D4EA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TotalAmount = g.Sum(o =&gt;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)o.TongTien)</w:t>
                      </w:r>
                    </w:p>
                    <w:p w14:paraId="3F48D260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})</w:t>
                      </w:r>
                    </w:p>
                    <w:p w14:paraId="67BB7DA5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.ToDictionaryAsync(x =&gt; x.Year.ToString(), x =&gt; (x.Count, x.TotalAmount));</w:t>
                      </w:r>
                    </w:p>
                    <w:p w14:paraId="1ED01BCE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0C760CA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BD8ECA3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FilterOrdersByDateRange(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IQueryable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orders,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fromDate,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? toDate)</w:t>
                      </w:r>
                    </w:p>
                    <w:p w14:paraId="7BFB1F73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BF270E4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(fromDate.HasValue)</w:t>
                      </w:r>
                    </w:p>
                    <w:p w14:paraId="4EE1CD3E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orders = orders.Where(o =&gt; o.NgayDat.Year &gt;= fromDate.Value.Year);</w:t>
                      </w:r>
                    </w:p>
                    <w:p w14:paraId="478BAB73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(toDate.HasValue)</w:t>
                      </w:r>
                    </w:p>
                    <w:p w14:paraId="543D3225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orders = orders.Where(o =&gt; o.NgayDat.Year &lt;= toDate.Value.Year);</w:t>
                      </w:r>
                    </w:p>
                    <w:p w14:paraId="4AB98756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orders;</w:t>
                      </w:r>
                    </w:p>
                    <w:p w14:paraId="4A89DC89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5DE5BFF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5E7C1283" w14:textId="77777777" w:rsidR="00556F0B" w:rsidRDefault="00556F0B" w:rsidP="00556F0B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12D4947A" w14:textId="77777777" w:rsidR="00556F0B" w:rsidRDefault="00556F0B"/>
                  </w:txbxContent>
                </v:textbox>
              </v:shape>
            </w:pict>
          </mc:Fallback>
        </mc:AlternateContent>
      </w:r>
    </w:p>
    <w:p w14:paraId="610CFCC6" w14:textId="77777777" w:rsidR="000578CC" w:rsidRDefault="000578CC">
      <w:pPr>
        <w:rPr>
          <w:lang w:val="vi-VN"/>
        </w:rPr>
      </w:pPr>
    </w:p>
    <w:p w14:paraId="6C510F52" w14:textId="77777777" w:rsidR="00CD61B9" w:rsidRDefault="00CD61B9">
      <w:pPr>
        <w:rPr>
          <w:lang w:val="vi-VN"/>
        </w:rPr>
      </w:pPr>
    </w:p>
    <w:p w14:paraId="4852150F" w14:textId="77777777" w:rsidR="00CD61B9" w:rsidRDefault="00CD61B9">
      <w:pPr>
        <w:rPr>
          <w:lang w:val="vi-VN"/>
        </w:rPr>
      </w:pPr>
    </w:p>
    <w:p w14:paraId="39A80148" w14:textId="77777777" w:rsidR="00CD61B9" w:rsidRDefault="00CD61B9">
      <w:pPr>
        <w:rPr>
          <w:lang w:val="vi-VN"/>
        </w:rPr>
      </w:pPr>
    </w:p>
    <w:p w14:paraId="7F2E6480" w14:textId="77777777" w:rsidR="00CD61B9" w:rsidRDefault="00CD61B9">
      <w:pPr>
        <w:rPr>
          <w:lang w:val="vi-VN"/>
        </w:rPr>
      </w:pPr>
    </w:p>
    <w:p w14:paraId="70832C73" w14:textId="77777777" w:rsidR="00CD61B9" w:rsidRDefault="00CD61B9">
      <w:pPr>
        <w:rPr>
          <w:lang w:val="vi-VN"/>
        </w:rPr>
      </w:pPr>
    </w:p>
    <w:p w14:paraId="73699583" w14:textId="77777777" w:rsidR="00CD61B9" w:rsidRDefault="00CD61B9">
      <w:pPr>
        <w:rPr>
          <w:lang w:val="vi-VN"/>
        </w:rPr>
      </w:pPr>
    </w:p>
    <w:p w14:paraId="09543D30" w14:textId="77777777" w:rsidR="00CD61B9" w:rsidRDefault="00CD61B9">
      <w:pPr>
        <w:rPr>
          <w:lang w:val="vi-VN"/>
        </w:rPr>
      </w:pPr>
    </w:p>
    <w:p w14:paraId="6BD64288" w14:textId="77777777" w:rsidR="00CD61B9" w:rsidRDefault="00CD61B9">
      <w:pPr>
        <w:rPr>
          <w:lang w:val="vi-VN"/>
        </w:rPr>
      </w:pPr>
    </w:p>
    <w:p w14:paraId="00CC9660" w14:textId="77777777" w:rsidR="00CD61B9" w:rsidRDefault="00CD61B9">
      <w:pPr>
        <w:rPr>
          <w:lang w:val="vi-VN"/>
        </w:rPr>
      </w:pPr>
    </w:p>
    <w:p w14:paraId="0C1F8EB2" w14:textId="77777777" w:rsidR="00CD61B9" w:rsidRDefault="00CD61B9">
      <w:pPr>
        <w:rPr>
          <w:lang w:val="vi-VN"/>
        </w:rPr>
      </w:pPr>
    </w:p>
    <w:p w14:paraId="1228A12B" w14:textId="77777777" w:rsidR="00CD61B9" w:rsidRDefault="00CD61B9">
      <w:pPr>
        <w:rPr>
          <w:lang w:val="vi-VN"/>
        </w:rPr>
      </w:pPr>
    </w:p>
    <w:p w14:paraId="2A0116D7" w14:textId="77777777" w:rsidR="00CD61B9" w:rsidRDefault="00CD61B9">
      <w:pPr>
        <w:rPr>
          <w:lang w:val="vi-VN"/>
        </w:rPr>
      </w:pPr>
    </w:p>
    <w:p w14:paraId="59FE2D50" w14:textId="77777777" w:rsidR="00CD61B9" w:rsidRDefault="00CD61B9">
      <w:pPr>
        <w:rPr>
          <w:lang w:val="vi-VN"/>
        </w:rPr>
      </w:pPr>
    </w:p>
    <w:p w14:paraId="089DA1BF" w14:textId="77777777" w:rsidR="00CD61B9" w:rsidRDefault="00CD61B9">
      <w:pPr>
        <w:rPr>
          <w:lang w:val="vi-VN"/>
        </w:rPr>
      </w:pPr>
    </w:p>
    <w:p w14:paraId="5C48369D" w14:textId="77777777" w:rsidR="00CD61B9" w:rsidRDefault="00CD61B9">
      <w:pPr>
        <w:rPr>
          <w:lang w:val="vi-VN"/>
        </w:rPr>
      </w:pPr>
    </w:p>
    <w:p w14:paraId="6E075418" w14:textId="77777777" w:rsidR="00CD61B9" w:rsidRDefault="00CD61B9">
      <w:pPr>
        <w:rPr>
          <w:lang w:val="vi-VN"/>
        </w:rPr>
      </w:pPr>
    </w:p>
    <w:p w14:paraId="5D2AF6E6" w14:textId="77777777" w:rsidR="00CD61B9" w:rsidRDefault="00CD61B9">
      <w:pPr>
        <w:rPr>
          <w:lang w:val="vi-VN"/>
        </w:rPr>
      </w:pPr>
    </w:p>
    <w:p w14:paraId="5C0DE45C" w14:textId="77777777" w:rsidR="00556F0B" w:rsidRDefault="00556F0B">
      <w:pPr>
        <w:rPr>
          <w:lang w:val="vi-VN"/>
        </w:rPr>
      </w:pPr>
    </w:p>
    <w:p w14:paraId="104B47D0" w14:textId="77777777" w:rsidR="00556F0B" w:rsidRDefault="00556F0B">
      <w:pPr>
        <w:rPr>
          <w:lang w:val="vi-VN"/>
        </w:rPr>
      </w:pPr>
    </w:p>
    <w:p w14:paraId="535941EB" w14:textId="77777777" w:rsidR="00556F0B" w:rsidRDefault="00556F0B">
      <w:pPr>
        <w:rPr>
          <w:lang w:val="vi-VN"/>
        </w:rPr>
      </w:pPr>
    </w:p>
    <w:p w14:paraId="73DCF6E1" w14:textId="77777777" w:rsidR="00556F0B" w:rsidRDefault="00556F0B">
      <w:pPr>
        <w:rPr>
          <w:lang w:val="vi-VN"/>
        </w:rPr>
      </w:pPr>
    </w:p>
    <w:p w14:paraId="0E772FFD" w14:textId="77777777" w:rsidR="00556F0B" w:rsidRDefault="00556F0B">
      <w:pPr>
        <w:rPr>
          <w:lang w:val="vi-VN"/>
        </w:rPr>
      </w:pPr>
    </w:p>
    <w:p w14:paraId="69582B1D" w14:textId="77777777" w:rsidR="00CD61B9" w:rsidRDefault="00CD61B9">
      <w:pPr>
        <w:rPr>
          <w:lang w:val="vi-VN"/>
        </w:rPr>
      </w:pPr>
    </w:p>
    <w:p w14:paraId="13595A97" w14:textId="77777777" w:rsidR="00BB68D7" w:rsidRPr="00BB68D7" w:rsidRDefault="00BB68D7" w:rsidP="00F634BA">
      <w:pPr>
        <w:rPr>
          <w:lang w:val="vi-VN"/>
        </w:rPr>
      </w:pPr>
    </w:p>
    <w:p w14:paraId="00D2A9E8" w14:textId="499E88F3" w:rsidR="00587741" w:rsidRDefault="00587741" w:rsidP="00587741">
      <w:pPr>
        <w:pStyle w:val="Heading2"/>
      </w:pPr>
      <w:bookmarkStart w:id="31" w:name="_Toc241939883"/>
      <w:proofErr w:type="spellStart"/>
      <w:r>
        <w:t>Mẫu</w:t>
      </w:r>
      <w:proofErr w:type="spellEnd"/>
      <w:r w:rsidR="001373A1">
        <w:t xml:space="preserve"> Factory Method</w:t>
      </w:r>
      <w:bookmarkEnd w:id="31"/>
    </w:p>
    <w:p w14:paraId="18FE2CED" w14:textId="77777777" w:rsidR="00856E57" w:rsidRDefault="00F634BA" w:rsidP="00654696">
      <w:pPr>
        <w:pStyle w:val="Heading3"/>
      </w:pPr>
      <w:bookmarkStart w:id="32" w:name="_Toc241939884"/>
      <w:r>
        <w:t xml:space="preserve">Lý </w:t>
      </w:r>
      <w:proofErr w:type="spellStart"/>
      <w:r>
        <w:t>thuyết</w:t>
      </w:r>
      <w:bookmarkEnd w:id="32"/>
      <w:proofErr w:type="spellEnd"/>
      <w:r>
        <w:t xml:space="preserve"> </w:t>
      </w:r>
    </w:p>
    <w:p w14:paraId="78586D6D" w14:textId="224A733A" w:rsidR="000C7F0A" w:rsidRDefault="00C15BAE" w:rsidP="00DF0D0A">
      <w:pPr>
        <w:spacing w:line="360" w:lineRule="auto"/>
        <w:rPr>
          <w:b/>
          <w:bCs/>
        </w:rPr>
      </w:pPr>
      <w:r w:rsidRPr="00C15BAE">
        <w:rPr>
          <w:b/>
          <w:bCs/>
        </w:rPr>
        <w:t xml:space="preserve">Định </w:t>
      </w:r>
      <w:proofErr w:type="spellStart"/>
      <w:r w:rsidRPr="00C15BAE">
        <w:rPr>
          <w:b/>
          <w:bCs/>
        </w:rPr>
        <w:t>nghĩa</w:t>
      </w:r>
      <w:proofErr w:type="spellEnd"/>
    </w:p>
    <w:p w14:paraId="22D805D2" w14:textId="0DB63667" w:rsidR="003A655E" w:rsidRPr="003A655E" w:rsidRDefault="003A655E" w:rsidP="00DF0D0A">
      <w:pPr>
        <w:spacing w:line="360" w:lineRule="auto"/>
        <w:ind w:firstLine="720"/>
      </w:pPr>
      <w:r w:rsidRPr="003A655E">
        <w:t xml:space="preserve">Factory Method Pattern </w:t>
      </w:r>
      <w:proofErr w:type="spellStart"/>
      <w:r w:rsidRPr="003A655E">
        <w:t>là</w:t>
      </w:r>
      <w:proofErr w:type="spellEnd"/>
      <w:r w:rsidRPr="003A655E">
        <w:t xml:space="preserve"> </w:t>
      </w:r>
      <w:proofErr w:type="spellStart"/>
      <w:r w:rsidRPr="003A655E">
        <w:t>một</w:t>
      </w:r>
      <w:proofErr w:type="spellEnd"/>
      <w:r w:rsidRPr="003A655E">
        <w:t xml:space="preserve"> </w:t>
      </w:r>
      <w:proofErr w:type="spellStart"/>
      <w:r w:rsidRPr="003A655E">
        <w:t>mẫu</w:t>
      </w:r>
      <w:proofErr w:type="spellEnd"/>
      <w:r w:rsidRPr="003A655E">
        <w:t xml:space="preserve"> </w:t>
      </w:r>
      <w:proofErr w:type="spellStart"/>
      <w:r w:rsidRPr="003A655E">
        <w:t>thiết</w:t>
      </w:r>
      <w:proofErr w:type="spellEnd"/>
      <w:r w:rsidRPr="003A655E">
        <w:t xml:space="preserve"> </w:t>
      </w:r>
      <w:proofErr w:type="spellStart"/>
      <w:r w:rsidRPr="003A655E">
        <w:t>kế</w:t>
      </w:r>
      <w:proofErr w:type="spellEnd"/>
      <w:r w:rsidRPr="003A655E">
        <w:t xml:space="preserve"> </w:t>
      </w:r>
      <w:proofErr w:type="spellStart"/>
      <w:r w:rsidRPr="003A655E">
        <w:t>thuộc</w:t>
      </w:r>
      <w:proofErr w:type="spellEnd"/>
      <w:r w:rsidRPr="003A655E">
        <w:t xml:space="preserve"> </w:t>
      </w:r>
      <w:proofErr w:type="spellStart"/>
      <w:r w:rsidRPr="003A655E">
        <w:t>nhóm</w:t>
      </w:r>
      <w:proofErr w:type="spellEnd"/>
      <w:r w:rsidRPr="003A655E">
        <w:t xml:space="preserve"> Creational Pattern, </w:t>
      </w:r>
      <w:proofErr w:type="spellStart"/>
      <w:r w:rsidRPr="003A655E">
        <w:t>cung</w:t>
      </w:r>
      <w:proofErr w:type="spellEnd"/>
      <w:r w:rsidRPr="003A655E">
        <w:t xml:space="preserve"> </w:t>
      </w:r>
      <w:proofErr w:type="spellStart"/>
      <w:r w:rsidRPr="003A655E">
        <w:t>cấp</w:t>
      </w:r>
      <w:proofErr w:type="spellEnd"/>
      <w:r w:rsidRPr="003A655E">
        <w:t xml:space="preserve"> </w:t>
      </w:r>
      <w:proofErr w:type="spellStart"/>
      <w:r w:rsidRPr="003A655E">
        <w:t>một</w:t>
      </w:r>
      <w:proofErr w:type="spellEnd"/>
      <w:r w:rsidRPr="003A655E">
        <w:t xml:space="preserve"> </w:t>
      </w:r>
      <w:proofErr w:type="spellStart"/>
      <w:r w:rsidRPr="003A655E">
        <w:t>phương</w:t>
      </w:r>
      <w:proofErr w:type="spellEnd"/>
      <w:r w:rsidRPr="003A655E">
        <w:t xml:space="preserve"> </w:t>
      </w:r>
      <w:proofErr w:type="spellStart"/>
      <w:r w:rsidRPr="003A655E">
        <w:t>thức</w:t>
      </w:r>
      <w:proofErr w:type="spellEnd"/>
      <w:r w:rsidRPr="003A655E">
        <w:t xml:space="preserve"> </w:t>
      </w:r>
      <w:proofErr w:type="spellStart"/>
      <w:r w:rsidRPr="003A655E">
        <w:t>chung</w:t>
      </w:r>
      <w:proofErr w:type="spellEnd"/>
      <w:r w:rsidRPr="003A655E">
        <w:t xml:space="preserve"> </w:t>
      </w:r>
      <w:proofErr w:type="spellStart"/>
      <w:r w:rsidRPr="003A655E">
        <w:t>để</w:t>
      </w:r>
      <w:proofErr w:type="spellEnd"/>
      <w:r w:rsidRPr="003A655E">
        <w:t xml:space="preserve"> </w:t>
      </w:r>
      <w:proofErr w:type="spellStart"/>
      <w:r w:rsidRPr="003A655E">
        <w:t>tạo</w:t>
      </w:r>
      <w:proofErr w:type="spellEnd"/>
      <w:r w:rsidRPr="003A655E">
        <w:t xml:space="preserve"> </w:t>
      </w:r>
      <w:proofErr w:type="spellStart"/>
      <w:r w:rsidRPr="003A655E">
        <w:t>ra</w:t>
      </w:r>
      <w:proofErr w:type="spellEnd"/>
      <w:r w:rsidRPr="003A655E">
        <w:t xml:space="preserve"> </w:t>
      </w:r>
      <w:proofErr w:type="spellStart"/>
      <w:r w:rsidRPr="003A655E">
        <w:t>đối</w:t>
      </w:r>
      <w:proofErr w:type="spellEnd"/>
      <w:r w:rsidRPr="003A655E">
        <w:t xml:space="preserve"> </w:t>
      </w:r>
      <w:proofErr w:type="spellStart"/>
      <w:r w:rsidRPr="003A655E">
        <w:t>tượng</w:t>
      </w:r>
      <w:proofErr w:type="spellEnd"/>
      <w:r w:rsidRPr="003A655E">
        <w:t xml:space="preserve"> </w:t>
      </w:r>
      <w:proofErr w:type="spellStart"/>
      <w:r w:rsidRPr="003A655E">
        <w:t>mà</w:t>
      </w:r>
      <w:proofErr w:type="spellEnd"/>
      <w:r w:rsidRPr="003A655E">
        <w:t xml:space="preserve"> </w:t>
      </w:r>
      <w:proofErr w:type="spellStart"/>
      <w:r w:rsidRPr="003A655E">
        <w:t>không</w:t>
      </w:r>
      <w:proofErr w:type="spellEnd"/>
      <w:r w:rsidRPr="003A655E">
        <w:t xml:space="preserve"> </w:t>
      </w:r>
      <w:proofErr w:type="spellStart"/>
      <w:r w:rsidRPr="003A655E">
        <w:t>cần</w:t>
      </w:r>
      <w:proofErr w:type="spellEnd"/>
      <w:r w:rsidRPr="003A655E">
        <w:t xml:space="preserve"> </w:t>
      </w:r>
      <w:proofErr w:type="spellStart"/>
      <w:r w:rsidRPr="003A655E">
        <w:t>chỉ</w:t>
      </w:r>
      <w:proofErr w:type="spellEnd"/>
      <w:r w:rsidRPr="003A655E">
        <w:t xml:space="preserve"> </w:t>
      </w:r>
      <w:proofErr w:type="spellStart"/>
      <w:r w:rsidRPr="003A655E">
        <w:t>định</w:t>
      </w:r>
      <w:proofErr w:type="spellEnd"/>
      <w:r w:rsidRPr="003A655E">
        <w:t xml:space="preserve"> </w:t>
      </w:r>
      <w:proofErr w:type="spellStart"/>
      <w:r w:rsidRPr="003A655E">
        <w:t>lớp</w:t>
      </w:r>
      <w:proofErr w:type="spellEnd"/>
      <w:r w:rsidRPr="003A655E">
        <w:t xml:space="preserve"> </w:t>
      </w:r>
      <w:proofErr w:type="spellStart"/>
      <w:r w:rsidRPr="003A655E">
        <w:t>cụ</w:t>
      </w:r>
      <w:proofErr w:type="spellEnd"/>
      <w:r w:rsidRPr="003A655E">
        <w:t xml:space="preserve"> </w:t>
      </w:r>
      <w:proofErr w:type="spellStart"/>
      <w:r w:rsidRPr="003A655E">
        <w:t>thể</w:t>
      </w:r>
      <w:proofErr w:type="spellEnd"/>
      <w:r w:rsidRPr="003A655E">
        <w:t>.</w:t>
      </w:r>
    </w:p>
    <w:p w14:paraId="25BE599D" w14:textId="54642167" w:rsidR="005968A7" w:rsidRPr="003A655E" w:rsidRDefault="003A655E" w:rsidP="00DF0D0A">
      <w:pPr>
        <w:spacing w:line="360" w:lineRule="auto"/>
        <w:ind w:firstLine="720"/>
      </w:pPr>
      <w:proofErr w:type="spellStart"/>
      <w:r w:rsidRPr="003A655E">
        <w:t>Mẫu</w:t>
      </w:r>
      <w:proofErr w:type="spellEnd"/>
      <w:r w:rsidRPr="003A655E">
        <w:t xml:space="preserve"> </w:t>
      </w:r>
      <w:proofErr w:type="spellStart"/>
      <w:r w:rsidRPr="003A655E">
        <w:t>này</w:t>
      </w:r>
      <w:proofErr w:type="spellEnd"/>
      <w:r w:rsidRPr="003A655E">
        <w:t xml:space="preserve"> </w:t>
      </w:r>
      <w:proofErr w:type="spellStart"/>
      <w:r w:rsidRPr="003A655E">
        <w:t>cho</w:t>
      </w:r>
      <w:proofErr w:type="spellEnd"/>
      <w:r w:rsidRPr="003A655E">
        <w:t xml:space="preserve"> </w:t>
      </w:r>
      <w:proofErr w:type="spellStart"/>
      <w:r w:rsidRPr="003A655E">
        <w:t>phép</w:t>
      </w:r>
      <w:proofErr w:type="spellEnd"/>
      <w:r w:rsidRPr="003A655E">
        <w:t xml:space="preserve"> </w:t>
      </w:r>
      <w:proofErr w:type="spellStart"/>
      <w:r w:rsidRPr="003A655E">
        <w:t>các</w:t>
      </w:r>
      <w:proofErr w:type="spellEnd"/>
      <w:r w:rsidRPr="003A655E">
        <w:t xml:space="preserve"> </w:t>
      </w:r>
      <w:proofErr w:type="spellStart"/>
      <w:r w:rsidRPr="003A655E">
        <w:t>lớp</w:t>
      </w:r>
      <w:proofErr w:type="spellEnd"/>
      <w:r w:rsidRPr="003A655E">
        <w:t xml:space="preserve"> con </w:t>
      </w:r>
      <w:proofErr w:type="spellStart"/>
      <w:r w:rsidRPr="003A655E">
        <w:t>quyết</w:t>
      </w:r>
      <w:proofErr w:type="spellEnd"/>
      <w:r w:rsidRPr="003A655E">
        <w:t xml:space="preserve"> </w:t>
      </w:r>
      <w:proofErr w:type="spellStart"/>
      <w:r w:rsidRPr="003A655E">
        <w:t>định</w:t>
      </w:r>
      <w:proofErr w:type="spellEnd"/>
      <w:r w:rsidRPr="003A655E">
        <w:t xml:space="preserve"> </w:t>
      </w:r>
      <w:proofErr w:type="spellStart"/>
      <w:r w:rsidRPr="003A655E">
        <w:t>kiểu</w:t>
      </w:r>
      <w:proofErr w:type="spellEnd"/>
      <w:r w:rsidRPr="003A655E">
        <w:t xml:space="preserve"> </w:t>
      </w:r>
      <w:proofErr w:type="spellStart"/>
      <w:r w:rsidRPr="003A655E">
        <w:t>đối</w:t>
      </w:r>
      <w:proofErr w:type="spellEnd"/>
      <w:r w:rsidRPr="003A655E">
        <w:t xml:space="preserve"> </w:t>
      </w:r>
      <w:proofErr w:type="spellStart"/>
      <w:r w:rsidRPr="003A655E">
        <w:t>tượng</w:t>
      </w:r>
      <w:proofErr w:type="spellEnd"/>
      <w:r w:rsidRPr="003A655E">
        <w:t xml:space="preserve"> </w:t>
      </w:r>
      <w:proofErr w:type="spellStart"/>
      <w:r w:rsidRPr="003A655E">
        <w:t>cần</w:t>
      </w:r>
      <w:proofErr w:type="spellEnd"/>
      <w:r w:rsidRPr="003A655E">
        <w:t xml:space="preserve"> </w:t>
      </w:r>
      <w:proofErr w:type="spellStart"/>
      <w:r w:rsidRPr="003A655E">
        <w:t>khởi</w:t>
      </w:r>
      <w:proofErr w:type="spellEnd"/>
      <w:r w:rsidRPr="003A655E">
        <w:t xml:space="preserve"> </w:t>
      </w:r>
      <w:proofErr w:type="spellStart"/>
      <w:r w:rsidRPr="003A655E">
        <w:t>tạo</w:t>
      </w:r>
      <w:proofErr w:type="spellEnd"/>
      <w:r w:rsidRPr="003A655E">
        <w:t xml:space="preserve">, </w:t>
      </w:r>
      <w:proofErr w:type="spellStart"/>
      <w:r w:rsidRPr="003A655E">
        <w:t>giúp</w:t>
      </w:r>
      <w:proofErr w:type="spellEnd"/>
      <w:r w:rsidRPr="003A655E">
        <w:t xml:space="preserve"> </w:t>
      </w:r>
      <w:proofErr w:type="spellStart"/>
      <w:r w:rsidRPr="003A655E">
        <w:t>tăng</w:t>
      </w:r>
      <w:proofErr w:type="spellEnd"/>
      <w:r w:rsidRPr="003A655E">
        <w:t xml:space="preserve"> </w:t>
      </w:r>
      <w:proofErr w:type="spellStart"/>
      <w:r w:rsidRPr="003A655E">
        <w:t>tính</w:t>
      </w:r>
      <w:proofErr w:type="spellEnd"/>
      <w:r w:rsidRPr="003A655E">
        <w:t xml:space="preserve"> </w:t>
      </w:r>
      <w:proofErr w:type="spellStart"/>
      <w:r w:rsidRPr="003A655E">
        <w:t>linh</w:t>
      </w:r>
      <w:proofErr w:type="spellEnd"/>
      <w:r w:rsidRPr="003A655E">
        <w:t xml:space="preserve"> </w:t>
      </w:r>
      <w:proofErr w:type="spellStart"/>
      <w:r w:rsidRPr="003A655E">
        <w:t>hoạt</w:t>
      </w:r>
      <w:proofErr w:type="spellEnd"/>
      <w:r w:rsidRPr="003A655E">
        <w:t xml:space="preserve"> </w:t>
      </w:r>
      <w:proofErr w:type="spellStart"/>
      <w:r w:rsidRPr="003A655E">
        <w:t>và</w:t>
      </w:r>
      <w:proofErr w:type="spellEnd"/>
      <w:r w:rsidRPr="003A655E">
        <w:t xml:space="preserve"> </w:t>
      </w:r>
      <w:proofErr w:type="spellStart"/>
      <w:r w:rsidRPr="003A655E">
        <w:t>khả</w:t>
      </w:r>
      <w:proofErr w:type="spellEnd"/>
      <w:r w:rsidRPr="003A655E">
        <w:t xml:space="preserve"> </w:t>
      </w:r>
      <w:proofErr w:type="spellStart"/>
      <w:r w:rsidRPr="003A655E">
        <w:t>năng</w:t>
      </w:r>
      <w:proofErr w:type="spellEnd"/>
      <w:r w:rsidRPr="003A655E">
        <w:t xml:space="preserve"> </w:t>
      </w:r>
      <w:proofErr w:type="spellStart"/>
      <w:r w:rsidRPr="003A655E">
        <w:t>mở</w:t>
      </w:r>
      <w:proofErr w:type="spellEnd"/>
      <w:r w:rsidRPr="003A655E">
        <w:t xml:space="preserve"> </w:t>
      </w:r>
      <w:proofErr w:type="spellStart"/>
      <w:r w:rsidRPr="003A655E">
        <w:t>rộng</w:t>
      </w:r>
      <w:proofErr w:type="spellEnd"/>
      <w:r w:rsidRPr="003A655E">
        <w:t xml:space="preserve"> </w:t>
      </w:r>
      <w:proofErr w:type="spellStart"/>
      <w:r w:rsidRPr="003A655E">
        <w:t>của</w:t>
      </w:r>
      <w:proofErr w:type="spellEnd"/>
      <w:r w:rsidRPr="003A655E">
        <w:t xml:space="preserve"> </w:t>
      </w:r>
      <w:proofErr w:type="spellStart"/>
      <w:r w:rsidRPr="003A655E">
        <w:t>hệ</w:t>
      </w:r>
      <w:proofErr w:type="spellEnd"/>
      <w:r w:rsidRPr="003A655E">
        <w:t xml:space="preserve"> </w:t>
      </w:r>
      <w:proofErr w:type="spellStart"/>
      <w:r w:rsidRPr="003A655E">
        <w:t>thống</w:t>
      </w:r>
      <w:proofErr w:type="spellEnd"/>
      <w:r w:rsidRPr="003A655E">
        <w:t>.</w:t>
      </w:r>
    </w:p>
    <w:p w14:paraId="37840A4B" w14:textId="77777777" w:rsidR="003A655E" w:rsidRPr="00C15BAE" w:rsidRDefault="003A655E" w:rsidP="00DF0D0A">
      <w:pPr>
        <w:spacing w:line="360" w:lineRule="auto"/>
        <w:rPr>
          <w:b/>
          <w:bCs/>
        </w:rPr>
      </w:pPr>
    </w:p>
    <w:p w14:paraId="53A0D769" w14:textId="55DB1497" w:rsidR="00C15BAE" w:rsidRDefault="00C15BAE" w:rsidP="00DF0D0A">
      <w:pPr>
        <w:spacing w:line="360" w:lineRule="auto"/>
        <w:rPr>
          <w:b/>
          <w:bCs/>
        </w:rPr>
      </w:pPr>
      <w:proofErr w:type="spellStart"/>
      <w:r w:rsidRPr="00C15BAE">
        <w:rPr>
          <w:b/>
          <w:bCs/>
        </w:rPr>
        <w:t>Mục</w:t>
      </w:r>
      <w:proofErr w:type="spellEnd"/>
      <w:r w:rsidRPr="00C15BAE">
        <w:rPr>
          <w:b/>
          <w:bCs/>
        </w:rPr>
        <w:t xml:space="preserve"> </w:t>
      </w:r>
      <w:proofErr w:type="spellStart"/>
      <w:r w:rsidRPr="00C15BAE">
        <w:rPr>
          <w:b/>
          <w:bCs/>
        </w:rPr>
        <w:t>đích</w:t>
      </w:r>
      <w:proofErr w:type="spellEnd"/>
    </w:p>
    <w:p w14:paraId="0BDB6E9A" w14:textId="703FF241" w:rsidR="003A655E" w:rsidRPr="00623556" w:rsidRDefault="00720B30" w:rsidP="00DF0D0A">
      <w:pPr>
        <w:spacing w:line="360" w:lineRule="auto"/>
      </w:pPr>
      <w:proofErr w:type="spellStart"/>
      <w:r w:rsidRPr="00720B30">
        <w:t>Tạo</w:t>
      </w:r>
      <w:proofErr w:type="spellEnd"/>
      <w:r w:rsidRPr="00720B30">
        <w:t xml:space="preserve"> </w:t>
      </w:r>
      <w:proofErr w:type="spellStart"/>
      <w:r w:rsidRPr="00720B30">
        <w:t>đối</w:t>
      </w:r>
      <w:proofErr w:type="spellEnd"/>
      <w:r w:rsidRPr="00720B30">
        <w:t xml:space="preserve"> </w:t>
      </w:r>
      <w:proofErr w:type="spellStart"/>
      <w:r w:rsidRPr="00720B30">
        <w:t>tượng</w:t>
      </w:r>
      <w:proofErr w:type="spellEnd"/>
      <w:r w:rsidRPr="00720B30">
        <w:t xml:space="preserve"> Voucher </w:t>
      </w:r>
      <w:proofErr w:type="spellStart"/>
      <w:r w:rsidRPr="00720B30">
        <w:t>cho</w:t>
      </w:r>
      <w:proofErr w:type="spellEnd"/>
      <w:r w:rsidRPr="00720B30">
        <w:t xml:space="preserve"> </w:t>
      </w:r>
      <w:proofErr w:type="spellStart"/>
      <w:r w:rsidRPr="00720B30">
        <w:t>hệ</w:t>
      </w:r>
      <w:proofErr w:type="spellEnd"/>
      <w:r w:rsidRPr="00720B30">
        <w:t xml:space="preserve"> </w:t>
      </w:r>
      <w:proofErr w:type="spellStart"/>
      <w:r w:rsidRPr="00720B30">
        <w:t>thống</w:t>
      </w:r>
      <w:proofErr w:type="spellEnd"/>
      <w:r w:rsidR="00860914">
        <w:t xml:space="preserve">, </w:t>
      </w:r>
      <w:proofErr w:type="spellStart"/>
      <w:r w:rsidR="006326EA">
        <w:t>giảm</w:t>
      </w:r>
      <w:proofErr w:type="spellEnd"/>
      <w:r w:rsidR="006326EA">
        <w:t xml:space="preserve"> </w:t>
      </w:r>
      <w:proofErr w:type="spellStart"/>
      <w:r w:rsidR="006326EA">
        <w:t>sự</w:t>
      </w:r>
      <w:proofErr w:type="spellEnd"/>
      <w:r w:rsidR="006326EA">
        <w:t xml:space="preserve"> </w:t>
      </w:r>
      <w:proofErr w:type="spellStart"/>
      <w:r w:rsidR="006326EA">
        <w:t>phụ</w:t>
      </w:r>
      <w:proofErr w:type="spellEnd"/>
      <w:r w:rsidR="006326EA">
        <w:t xml:space="preserve"> </w:t>
      </w:r>
      <w:proofErr w:type="spellStart"/>
      <w:r w:rsidR="006326EA">
        <w:t>thuộc</w:t>
      </w:r>
      <w:proofErr w:type="spellEnd"/>
      <w:r w:rsidR="006326EA">
        <w:t xml:space="preserve"> </w:t>
      </w:r>
      <w:proofErr w:type="spellStart"/>
      <w:r w:rsidR="006326EA">
        <w:t>vào</w:t>
      </w:r>
      <w:proofErr w:type="spellEnd"/>
      <w:r w:rsidR="006326EA">
        <w:t xml:space="preserve"> </w:t>
      </w:r>
      <w:proofErr w:type="spellStart"/>
      <w:r w:rsidR="006326EA">
        <w:t>các</w:t>
      </w:r>
      <w:proofErr w:type="spellEnd"/>
      <w:r w:rsidR="006326EA">
        <w:t xml:space="preserve"> </w:t>
      </w:r>
      <w:proofErr w:type="spellStart"/>
      <w:r w:rsidR="006326EA">
        <w:t>lớp</w:t>
      </w:r>
      <w:proofErr w:type="spellEnd"/>
      <w:r w:rsidR="00942EEC">
        <w:t xml:space="preserve">. </w:t>
      </w:r>
      <w:proofErr w:type="spellStart"/>
      <w:r w:rsidR="00942EEC">
        <w:t>Không</w:t>
      </w:r>
      <w:proofErr w:type="spellEnd"/>
      <w:r w:rsidR="00942EEC">
        <w:t xml:space="preserve"> </w:t>
      </w:r>
      <w:proofErr w:type="spellStart"/>
      <w:r w:rsidR="00942EEC">
        <w:t>cần</w:t>
      </w:r>
      <w:proofErr w:type="spellEnd"/>
      <w:r w:rsidR="006326EA">
        <w:t xml:space="preserve"> </w:t>
      </w:r>
      <w:proofErr w:type="spellStart"/>
      <w:r w:rsidR="0060471B">
        <w:t>gọi</w:t>
      </w:r>
      <w:proofErr w:type="spellEnd"/>
      <w:r w:rsidR="0060471B">
        <w:t xml:space="preserve"> </w:t>
      </w:r>
      <w:proofErr w:type="spellStart"/>
      <w:r w:rsidR="0060471B">
        <w:t>trực</w:t>
      </w:r>
      <w:proofErr w:type="spellEnd"/>
      <w:r w:rsidR="0060471B">
        <w:t xml:space="preserve"> </w:t>
      </w:r>
      <w:proofErr w:type="spellStart"/>
      <w:r w:rsidR="0060471B">
        <w:t>tiếp</w:t>
      </w:r>
      <w:proofErr w:type="spellEnd"/>
      <w:r w:rsidR="0060471B">
        <w:t xml:space="preserve"> </w:t>
      </w:r>
      <w:r w:rsidR="00BF4D90" w:rsidRPr="00BF4D90">
        <w:t xml:space="preserve">new </w:t>
      </w:r>
      <w:proofErr w:type="gramStart"/>
      <w:r w:rsidR="00BF4D90" w:rsidRPr="00BF4D90">
        <w:t>Class(</w:t>
      </w:r>
      <w:proofErr w:type="gramEnd"/>
      <w:r w:rsidR="00BF4D90" w:rsidRPr="00BF4D90">
        <w:t>)</w:t>
      </w:r>
    </w:p>
    <w:p w14:paraId="414FD85F" w14:textId="77777777" w:rsidR="00856E57" w:rsidRDefault="00F634BA" w:rsidP="00654696">
      <w:pPr>
        <w:pStyle w:val="Heading3"/>
      </w:pPr>
      <w:bookmarkStart w:id="33" w:name="_Toc241939885"/>
      <w:r>
        <w:lastRenderedPageBreak/>
        <w:t>Class Diagram</w:t>
      </w:r>
      <w:bookmarkEnd w:id="33"/>
      <w:r>
        <w:t xml:space="preserve"> </w:t>
      </w:r>
    </w:p>
    <w:p w14:paraId="70E19109" w14:textId="313A2849" w:rsidR="007C4EA4" w:rsidRDefault="004A6A06" w:rsidP="007C4EA4">
      <w:r w:rsidRPr="004A6A06">
        <w:rPr>
          <w:noProof/>
        </w:rPr>
        <w:drawing>
          <wp:inline distT="0" distB="0" distL="0" distR="0" wp14:anchorId="1F283F1B" wp14:editId="7A0A9938">
            <wp:extent cx="5972175" cy="3851275"/>
            <wp:effectExtent l="0" t="0" r="9525" b="0"/>
            <wp:docPr id="811900300" name="Picture 1" descr="A diagram of a vouc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00300" name="Picture 1" descr="A diagram of a vouch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9AB" w:rsidRPr="003119AB">
        <w:t xml:space="preserve"> </w:t>
      </w:r>
    </w:p>
    <w:p w14:paraId="54F8BF06" w14:textId="71B64585" w:rsidR="005737C9" w:rsidRPr="007C4EA4" w:rsidRDefault="005737C9" w:rsidP="007C4EA4"/>
    <w:bookmarkStart w:id="34" w:name="_Toc241939886"/>
    <w:p w14:paraId="3CCE5CC2" w14:textId="71E47CC7" w:rsidR="00F634BA" w:rsidRDefault="00315350" w:rsidP="00654696">
      <w:pPr>
        <w:pStyle w:val="Heading3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593C3AB" wp14:editId="69409168">
                <wp:simplePos x="0" y="0"/>
                <wp:positionH relativeFrom="column">
                  <wp:posOffset>-113977</wp:posOffset>
                </wp:positionH>
                <wp:positionV relativeFrom="paragraph">
                  <wp:posOffset>431189</wp:posOffset>
                </wp:positionV>
                <wp:extent cx="6021238" cy="3605841"/>
                <wp:effectExtent l="0" t="0" r="17780" b="13970"/>
                <wp:wrapNone/>
                <wp:docPr id="26649997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238" cy="3605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29577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28BCA37D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System;</w:t>
                            </w:r>
                          </w:p>
                          <w:p w14:paraId="67D8C128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1771811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ClothingStore.Factory</w:t>
                            </w:r>
                          </w:p>
                          <w:p w14:paraId="50E2F34E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2D9CDAD8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DefaultVoucherFactory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IVoucherFactory</w:t>
                            </w:r>
                          </w:p>
                          <w:p w14:paraId="758457CC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71292A50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CreateVoucher()</w:t>
                            </w:r>
                          </w:p>
                          <w:p w14:paraId="53492CFB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394F8502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</w:p>
                          <w:p w14:paraId="3AAE5FD0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4E9E9058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Code = GenerateRandomCode(),</w:t>
                            </w:r>
                          </w:p>
                          <w:p w14:paraId="34145B62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Discount = 0.15,</w:t>
                            </w:r>
                          </w:p>
                          <w:p w14:paraId="0C028929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Start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.Now,</w:t>
                            </w:r>
                          </w:p>
                          <w:p w14:paraId="5854931B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End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.Now.AddDays(15)</w:t>
                            </w:r>
                          </w:p>
                          <w:p w14:paraId="3F9C48E7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};</w:t>
                            </w:r>
                          </w:p>
                          <w:p w14:paraId="69A59471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03C9AAE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006C0B5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GenerateRandomCode()</w:t>
                            </w:r>
                          </w:p>
                          <w:p w14:paraId="1E1B9BC6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433C15E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Guid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.NewGuid().ToString().Substring(0, 6).ToUpper();</w:t>
                            </w:r>
                          </w:p>
                          <w:p w14:paraId="708DEA5E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F651355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33A36F08" w14:textId="77777777" w:rsidR="00315350" w:rsidRDefault="00315350" w:rsidP="003153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001F0D63" w14:textId="77777777" w:rsidR="00315350" w:rsidRDefault="00315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3C3AB" id="Text Box 31" o:spid="_x0000_s1050" type="#_x0000_t202" style="position:absolute;left:0;text-align:left;margin-left:-8.95pt;margin-top:33.95pt;width:474.1pt;height:283.9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" fillcolor="white [3201]" strokeweight=".5pt">
                <v:textbox>
                  <w:txbxContent>
                    <w:p w14:paraId="0BD29577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28BCA37D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System;</w:t>
                      </w:r>
                    </w:p>
                    <w:p w14:paraId="67D8C128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1771811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ClothingStore.Factory</w:t>
                      </w:r>
                    </w:p>
                    <w:p w14:paraId="50E2F34E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2D9CDAD8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DefaultVoucherFactory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IVoucherFactory</w:t>
                      </w:r>
                    </w:p>
                    <w:p w14:paraId="758457CC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71292A50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CreateVoucher()</w:t>
                      </w:r>
                    </w:p>
                    <w:p w14:paraId="53492CFB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394F8502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</w:p>
                    <w:p w14:paraId="3AAE5FD0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4E9E9058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Code = GenerateRandomCode(),</w:t>
                      </w:r>
                    </w:p>
                    <w:p w14:paraId="34145B62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Discount = 0.15,</w:t>
                      </w:r>
                    </w:p>
                    <w:p w14:paraId="0C028929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Start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.Now,</w:t>
                      </w:r>
                    </w:p>
                    <w:p w14:paraId="5854931B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End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.Now.AddDays(15)</w:t>
                      </w:r>
                    </w:p>
                    <w:p w14:paraId="3F9C48E7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};</w:t>
                      </w:r>
                    </w:p>
                    <w:p w14:paraId="69A59471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03C9AAE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006C0B5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GenerateRandomCode()</w:t>
                      </w:r>
                    </w:p>
                    <w:p w14:paraId="1E1B9BC6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433C15E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Guid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.NewGuid().ToString().Substring(0, 6).ToUpper();</w:t>
                      </w:r>
                    </w:p>
                    <w:p w14:paraId="708DEA5E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F651355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33A36F08" w14:textId="77777777" w:rsidR="00315350" w:rsidRDefault="00315350" w:rsidP="00315350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001F0D63" w14:textId="77777777" w:rsidR="00315350" w:rsidRDefault="00315350"/>
                  </w:txbxContent>
                </v:textbox>
              </v:shape>
            </w:pict>
          </mc:Fallback>
        </mc:AlternateContent>
      </w:r>
      <w:r w:rsidR="00F634BA">
        <w:t>Code</w:t>
      </w:r>
      <w:bookmarkEnd w:id="34"/>
    </w:p>
    <w:p w14:paraId="217B3A73" w14:textId="77777777" w:rsidR="001C06B9" w:rsidRDefault="001C06B9" w:rsidP="001C06B9">
      <w:pPr>
        <w:rPr>
          <w:lang w:val="vi-VN"/>
        </w:rPr>
      </w:pPr>
    </w:p>
    <w:p w14:paraId="7438DBC9" w14:textId="77777777" w:rsidR="001C06B9" w:rsidRDefault="001C06B9" w:rsidP="001C06B9">
      <w:pPr>
        <w:rPr>
          <w:lang w:val="vi-VN"/>
        </w:rPr>
      </w:pPr>
    </w:p>
    <w:p w14:paraId="7DFA85E7" w14:textId="77777777" w:rsidR="001C06B9" w:rsidRDefault="001C06B9" w:rsidP="001C06B9">
      <w:pPr>
        <w:rPr>
          <w:lang w:val="vi-VN"/>
        </w:rPr>
      </w:pPr>
    </w:p>
    <w:p w14:paraId="26E8DC3F" w14:textId="77777777" w:rsidR="001C06B9" w:rsidRDefault="001C06B9" w:rsidP="001C06B9">
      <w:pPr>
        <w:rPr>
          <w:lang w:val="vi-VN"/>
        </w:rPr>
      </w:pPr>
    </w:p>
    <w:p w14:paraId="5BAC78AE" w14:textId="77777777" w:rsidR="001C06B9" w:rsidRDefault="001C06B9" w:rsidP="001C06B9">
      <w:pPr>
        <w:rPr>
          <w:lang w:val="vi-VN"/>
        </w:rPr>
      </w:pPr>
    </w:p>
    <w:p w14:paraId="1B28BE6F" w14:textId="77777777" w:rsidR="001C06B9" w:rsidRDefault="001C06B9" w:rsidP="001C06B9">
      <w:pPr>
        <w:rPr>
          <w:lang w:val="vi-VN"/>
        </w:rPr>
      </w:pPr>
    </w:p>
    <w:p w14:paraId="7AA03A08" w14:textId="77777777" w:rsidR="001C06B9" w:rsidRDefault="001C06B9" w:rsidP="001C06B9">
      <w:pPr>
        <w:rPr>
          <w:lang w:val="vi-VN"/>
        </w:rPr>
      </w:pPr>
    </w:p>
    <w:p w14:paraId="5FDEBDC9" w14:textId="77777777" w:rsidR="001C06B9" w:rsidRDefault="001C06B9" w:rsidP="001C06B9">
      <w:pPr>
        <w:rPr>
          <w:lang w:val="vi-VN"/>
        </w:rPr>
      </w:pPr>
    </w:p>
    <w:p w14:paraId="15B1BED6" w14:textId="77777777" w:rsidR="001C06B9" w:rsidRDefault="001C06B9" w:rsidP="001C06B9">
      <w:pPr>
        <w:rPr>
          <w:lang w:val="vi-VN"/>
        </w:rPr>
      </w:pPr>
    </w:p>
    <w:p w14:paraId="268FD0CE" w14:textId="77777777" w:rsidR="001C06B9" w:rsidRDefault="001C06B9" w:rsidP="001C06B9">
      <w:pPr>
        <w:rPr>
          <w:lang w:val="vi-VN"/>
        </w:rPr>
      </w:pPr>
    </w:p>
    <w:p w14:paraId="1A4EAC79" w14:textId="77777777" w:rsidR="001C06B9" w:rsidRDefault="001C06B9" w:rsidP="001C06B9">
      <w:pPr>
        <w:rPr>
          <w:lang w:val="vi-VN"/>
        </w:rPr>
      </w:pPr>
    </w:p>
    <w:p w14:paraId="194865A8" w14:textId="77777777" w:rsidR="001C06B9" w:rsidRDefault="001C06B9" w:rsidP="001C06B9">
      <w:pPr>
        <w:rPr>
          <w:lang w:val="vi-VN"/>
        </w:rPr>
      </w:pPr>
    </w:p>
    <w:p w14:paraId="3DB64378" w14:textId="77777777" w:rsidR="001C06B9" w:rsidRDefault="001C06B9" w:rsidP="001C06B9">
      <w:pPr>
        <w:rPr>
          <w:lang w:val="vi-VN"/>
        </w:rPr>
      </w:pPr>
    </w:p>
    <w:p w14:paraId="09247423" w14:textId="77777777" w:rsidR="001C06B9" w:rsidRDefault="001C06B9" w:rsidP="001C06B9">
      <w:pPr>
        <w:rPr>
          <w:lang w:val="vi-VN"/>
        </w:rPr>
      </w:pPr>
    </w:p>
    <w:p w14:paraId="403ACB48" w14:textId="77777777" w:rsidR="001C06B9" w:rsidRDefault="001C06B9" w:rsidP="001C06B9">
      <w:pPr>
        <w:rPr>
          <w:lang w:val="vi-VN"/>
        </w:rPr>
      </w:pPr>
    </w:p>
    <w:p w14:paraId="3D8B3EC3" w14:textId="77777777" w:rsidR="001C06B9" w:rsidRDefault="001C06B9" w:rsidP="001C06B9">
      <w:pPr>
        <w:rPr>
          <w:lang w:val="vi-VN"/>
        </w:rPr>
      </w:pPr>
    </w:p>
    <w:p w14:paraId="170775FA" w14:textId="62F9A68D" w:rsidR="00315350" w:rsidRDefault="00315350">
      <w:pPr>
        <w:rPr>
          <w:lang w:val="vi-VN"/>
        </w:rPr>
      </w:pPr>
      <w:r>
        <w:rPr>
          <w:lang w:val="vi-VN"/>
        </w:rPr>
        <w:br w:type="page"/>
      </w:r>
    </w:p>
    <w:p w14:paraId="1E774F0F" w14:textId="07B0964F" w:rsidR="002048BA" w:rsidRDefault="00BE1B47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EE9E326" wp14:editId="52897DEB">
                <wp:simplePos x="0" y="0"/>
                <wp:positionH relativeFrom="column">
                  <wp:posOffset>-139856</wp:posOffset>
                </wp:positionH>
                <wp:positionV relativeFrom="paragraph">
                  <wp:posOffset>1549473</wp:posOffset>
                </wp:positionV>
                <wp:extent cx="6003290" cy="4951562"/>
                <wp:effectExtent l="0" t="0" r="16510" b="20955"/>
                <wp:wrapNone/>
                <wp:docPr id="130599034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290" cy="4951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1BF30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CF095FC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34B6E700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ClothingStore.Factory;</w:t>
                            </w:r>
                          </w:p>
                          <w:p w14:paraId="67C8A79D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17D33038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System.Linq;</w:t>
                            </w:r>
                          </w:p>
                          <w:p w14:paraId="1BED8354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1D3DCB9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ClothingStore.Services</w:t>
                            </w:r>
                          </w:p>
                          <w:p w14:paraId="37C76951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78202689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VoucherService</w:t>
                            </w:r>
                          </w:p>
                          <w:p w14:paraId="04734C03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5637B47A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_context;</w:t>
                            </w:r>
                          </w:p>
                          <w:p w14:paraId="32139EA9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IVoucherFactory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_voucherFactory;</w:t>
                            </w:r>
                          </w:p>
                          <w:p w14:paraId="35BA9A47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2BD6A50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IVoucherFactory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voucherFactory)</w:t>
                            </w:r>
                          </w:p>
                          <w:p w14:paraId="47A454B5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6526ED6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 = context;</w:t>
                            </w:r>
                          </w:p>
                          <w:p w14:paraId="2372BB5F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_voucherFactory = voucherFactory;</w:t>
                            </w:r>
                          </w:p>
                          <w:p w14:paraId="038AE4C3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276B7A1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F6F441A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GenerateNewVoucher()</w:t>
                            </w:r>
                          </w:p>
                          <w:p w14:paraId="0A945E29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8ED04A9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newVoucher = _voucherFactory.CreateVoucher();</w:t>
                            </w:r>
                          </w:p>
                          <w:p w14:paraId="37D8C952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_context.Vouchers.Add(newVoucher);</w:t>
                            </w:r>
                          </w:p>
                          <w:p w14:paraId="12B0276F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_context.SaveChanges();</w:t>
                            </w:r>
                          </w:p>
                          <w:p w14:paraId="0AE57C3C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0DBB209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749CB81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List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GetAllVouchers()</w:t>
                            </w:r>
                          </w:p>
                          <w:p w14:paraId="5510CB3C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0519F8E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_context.Vouchers.ToList();</w:t>
                            </w:r>
                          </w:p>
                          <w:p w14:paraId="5662CD7F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77262D9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6A46DB4C" w14:textId="77777777" w:rsidR="00BE1B47" w:rsidRDefault="00BE1B47" w:rsidP="00BE1B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0C7B7055" w14:textId="77777777" w:rsidR="00BE1B47" w:rsidRDefault="00BE1B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9E326" id="Text Box 33" o:spid="_x0000_s1051" type="#_x0000_t202" style="position:absolute;margin-left:-11pt;margin-top:122pt;width:472.7pt;height:389.9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pF3PQIAAIUEAAAOAAAAZHJzL2Uyb0RvYy54bWysVE1v2zAMvQ/YfxB0X+y4SdY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" fillcolor="white [3201]" strokeweight=".5pt">
                <v:textbox>
                  <w:txbxContent>
                    <w:p w14:paraId="6C61BF30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CF095FC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34B6E700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ClothingStore.Factory;</w:t>
                      </w:r>
                    </w:p>
                    <w:p w14:paraId="67C8A79D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17D33038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System.Linq;</w:t>
                      </w:r>
                    </w:p>
                    <w:p w14:paraId="1BED8354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1D3DCB9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ClothingStore.Services</w:t>
                      </w:r>
                    </w:p>
                    <w:p w14:paraId="37C76951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78202689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VoucherService</w:t>
                      </w:r>
                    </w:p>
                    <w:p w14:paraId="04734C03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5637B47A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_context;</w:t>
                      </w:r>
                    </w:p>
                    <w:p w14:paraId="32139EA9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IVoucherFactory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_voucherFactory;</w:t>
                      </w:r>
                    </w:p>
                    <w:p w14:paraId="35BA9A47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2BD6A50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IVoucherFactory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voucherFactory)</w:t>
                      </w:r>
                    </w:p>
                    <w:p w14:paraId="47A454B5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6526ED6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 = context;</w:t>
                      </w:r>
                    </w:p>
                    <w:p w14:paraId="2372BB5F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_voucherFactory = voucherFactory;</w:t>
                      </w:r>
                    </w:p>
                    <w:p w14:paraId="038AE4C3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276B7A1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F6F441A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GenerateNewVoucher()</w:t>
                      </w:r>
                    </w:p>
                    <w:p w14:paraId="0A945E29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8ED04A9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newVoucher = _voucherFactory.CreateVoucher();</w:t>
                      </w:r>
                    </w:p>
                    <w:p w14:paraId="37D8C952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_context.Vouchers.Add(newVoucher);</w:t>
                      </w:r>
                    </w:p>
                    <w:p w14:paraId="12B0276F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_context.SaveChanges();</w:t>
                      </w:r>
                    </w:p>
                    <w:p w14:paraId="0AE57C3C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0DBB209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749CB81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List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GetAllVouchers()</w:t>
                      </w:r>
                    </w:p>
                    <w:p w14:paraId="5510CB3C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0519F8E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_context.Vouchers.ToList();</w:t>
                      </w:r>
                    </w:p>
                    <w:p w14:paraId="5662CD7F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77262D9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6A46DB4C" w14:textId="77777777" w:rsidR="00BE1B47" w:rsidRDefault="00BE1B47" w:rsidP="00BE1B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0C7B7055" w14:textId="77777777" w:rsidR="00BE1B47" w:rsidRDefault="00BE1B47"/>
                  </w:txbxContent>
                </v:textbox>
              </v:shape>
            </w:pict>
          </mc:Fallback>
        </mc:AlternateContent>
      </w:r>
      <w:r w:rsidR="0038681E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16F0D9D2" wp14:editId="4EEB8FF1">
                <wp:simplePos x="0" y="0"/>
                <wp:positionH relativeFrom="column">
                  <wp:posOffset>-139856</wp:posOffset>
                </wp:positionH>
                <wp:positionV relativeFrom="paragraph">
                  <wp:posOffset>-322460</wp:posOffset>
                </wp:positionV>
                <wp:extent cx="6003410" cy="1639019"/>
                <wp:effectExtent l="0" t="0" r="16510" b="18415"/>
                <wp:wrapNone/>
                <wp:docPr id="15780582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410" cy="16390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4D933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ClothingStore.Factory;</w:t>
                            </w:r>
                          </w:p>
                          <w:p w14:paraId="47DD79E1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16998C6D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BACE35A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ClothingStore.Factory</w:t>
                            </w:r>
                          </w:p>
                          <w:p w14:paraId="529ABE8C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158CEC4F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IVoucherFactory</w:t>
                            </w:r>
                          </w:p>
                          <w:p w14:paraId="5A52584E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24129EBA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CreateVoucher();</w:t>
                            </w:r>
                          </w:p>
                          <w:p w14:paraId="795FF8BE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71D6938C" w14:textId="77777777" w:rsidR="0038681E" w:rsidRDefault="0038681E" w:rsidP="0038681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612E77CA" w14:textId="742E5F89" w:rsidR="0038681E" w:rsidRDefault="003868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0D9D2" id="Text Box 32" o:spid="_x0000_s1052" type="#_x0000_t202" style="position:absolute;margin-left:-11pt;margin-top:-25.4pt;width:472.7pt;height:129.0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vDrPQIAAIUEAAAOAAAAZHJzL2Uyb0RvYy54bWysVE1v2zAMvQ/YfxB0X2wnadY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" fillcolor="white [3201]" strokeweight=".5pt">
                <v:textbox>
                  <w:txbxContent>
                    <w:p w14:paraId="7114D933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ClothingStore.Factory;</w:t>
                      </w:r>
                    </w:p>
                    <w:p w14:paraId="47DD79E1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16998C6D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BACE35A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ClothingStore.Factory</w:t>
                      </w:r>
                    </w:p>
                    <w:p w14:paraId="529ABE8C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158CEC4F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IVoucherFactory</w:t>
                      </w:r>
                    </w:p>
                    <w:p w14:paraId="5A52584E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24129EBA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CreateVoucher();</w:t>
                      </w:r>
                    </w:p>
                    <w:p w14:paraId="795FF8BE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71D6938C" w14:textId="77777777" w:rsidR="0038681E" w:rsidRDefault="0038681E" w:rsidP="0038681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612E77CA" w14:textId="742E5F89" w:rsidR="0038681E" w:rsidRDefault="0038681E"/>
                  </w:txbxContent>
                </v:textbox>
              </v:shape>
            </w:pict>
          </mc:Fallback>
        </mc:AlternateContent>
      </w:r>
      <w:r w:rsidR="00315350">
        <w:rPr>
          <w:lang w:val="vi-VN"/>
        </w:rPr>
        <w:br w:type="page"/>
      </w:r>
      <w:r w:rsidR="002048BA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C82F884" wp14:editId="70A1C84E">
                <wp:simplePos x="0" y="0"/>
                <wp:positionH relativeFrom="column">
                  <wp:posOffset>-105350</wp:posOffset>
                </wp:positionH>
                <wp:positionV relativeFrom="paragraph">
                  <wp:posOffset>-391472</wp:posOffset>
                </wp:positionV>
                <wp:extent cx="5874589" cy="4537495"/>
                <wp:effectExtent l="0" t="0" r="12065" b="15875"/>
                <wp:wrapNone/>
                <wp:docPr id="134712383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589" cy="453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E01F0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ClothingStore.Services;</w:t>
                            </w:r>
                          </w:p>
                          <w:p w14:paraId="32ED202A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ClothingStore.Factory;</w:t>
                            </w:r>
                          </w:p>
                          <w:p w14:paraId="4DF7CC24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Microsoft.AspNetCore.Mvc;</w:t>
                            </w:r>
                          </w:p>
                          <w:p w14:paraId="365F5599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0263A43B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3A01026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E985BCB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ClothingStore.Areas.Admin.Controllers</w:t>
                            </w:r>
                          </w:p>
                          <w:p w14:paraId="6606715B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20379E95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Area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"Admin"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10CB6A89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VoucherController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Controller</w:t>
                            </w:r>
                          </w:p>
                          <w:p w14:paraId="66C2CA48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59D7150E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_voucherService;</w:t>
                            </w:r>
                          </w:p>
                          <w:p w14:paraId="2B4F9F51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89FA91D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VoucherController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voucherService)</w:t>
                            </w:r>
                          </w:p>
                          <w:p w14:paraId="10278A57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7F2E60C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_voucherService = voucherService;</w:t>
                            </w:r>
                          </w:p>
                          <w:p w14:paraId="1C704E47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B77AD32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93C21DE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Index()</w:t>
                            </w:r>
                          </w:p>
                          <w:p w14:paraId="72EC1F28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77435BE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vouchers = _voucherService.GetAllVouchers();</w:t>
                            </w:r>
                          </w:p>
                          <w:p w14:paraId="703EAFBC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View(vouchers);</w:t>
                            </w:r>
                          </w:p>
                          <w:p w14:paraId="2FE8A6D9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B55ADE0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0FC1216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Create()</w:t>
                            </w:r>
                          </w:p>
                          <w:p w14:paraId="114EBA2D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448FE48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_voucherService.GenerateNewVoucher();</w:t>
                            </w:r>
                          </w:p>
                          <w:p w14:paraId="4F4FD0E5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RedirectToAction(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"Index"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40DB8A2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D70F7B7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51DC11A7" w14:textId="77777777" w:rsidR="002048BA" w:rsidRDefault="002048BA" w:rsidP="002048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6AE91219" w14:textId="56DF61D6" w:rsidR="002048BA" w:rsidRDefault="002048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F884" id="Text Box 34" o:spid="_x0000_s1053" type="#_x0000_t202" style="position:absolute;margin-left:-8.3pt;margin-top:-30.8pt;width:462.55pt;height:357.3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" fillcolor="white [3201]" strokeweight=".5pt">
                <v:textbox>
                  <w:txbxContent>
                    <w:p w14:paraId="108E01F0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ClothingStore.Services;</w:t>
                      </w:r>
                    </w:p>
                    <w:p w14:paraId="32ED202A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ClothingStore.Factory;</w:t>
                      </w:r>
                    </w:p>
                    <w:p w14:paraId="4DF7CC24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Microsoft.AspNetCore.Mvc;</w:t>
                      </w:r>
                    </w:p>
                    <w:p w14:paraId="365F5599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0263A43B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3A01026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E985BCB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ClothingStore.Areas.Admin.Controllers</w:t>
                      </w:r>
                    </w:p>
                    <w:p w14:paraId="6606715B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20379E95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Area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"Admin"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10CB6A89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VoucherController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Controller</w:t>
                      </w:r>
                    </w:p>
                    <w:p w14:paraId="66C2CA48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59D7150E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_voucherService;</w:t>
                      </w:r>
                    </w:p>
                    <w:p w14:paraId="2B4F9F51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89FA91D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VoucherController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voucherService)</w:t>
                      </w:r>
                    </w:p>
                    <w:p w14:paraId="10278A57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7F2E60C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_voucherService = voucherService;</w:t>
                      </w:r>
                    </w:p>
                    <w:p w14:paraId="1C704E47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B77AD32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93C21DE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Index()</w:t>
                      </w:r>
                    </w:p>
                    <w:p w14:paraId="72EC1F28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77435BE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vouchers = _voucherService.GetAllVouchers();</w:t>
                      </w:r>
                    </w:p>
                    <w:p w14:paraId="703EAFBC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View(vouchers);</w:t>
                      </w:r>
                    </w:p>
                    <w:p w14:paraId="2FE8A6D9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B55ADE0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0FC1216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Create()</w:t>
                      </w:r>
                    </w:p>
                    <w:p w14:paraId="114EBA2D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448FE48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_voucherService.GenerateNewVoucher();</w:t>
                      </w:r>
                    </w:p>
                    <w:p w14:paraId="4F4FD0E5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RedirectToAction(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"Index"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40DB8A2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D70F7B7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51DC11A7" w14:textId="77777777" w:rsidR="002048BA" w:rsidRDefault="002048BA" w:rsidP="002048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6AE91219" w14:textId="56DF61D6" w:rsidR="002048BA" w:rsidRDefault="002048BA"/>
                  </w:txbxContent>
                </v:textbox>
              </v:shape>
            </w:pict>
          </mc:Fallback>
        </mc:AlternateContent>
      </w:r>
      <w:r w:rsidR="002048BA">
        <w:rPr>
          <w:lang w:val="vi-VN"/>
        </w:rPr>
        <w:br w:type="page"/>
      </w:r>
    </w:p>
    <w:p w14:paraId="74919F94" w14:textId="77777777" w:rsidR="00315350" w:rsidRDefault="00315350">
      <w:pPr>
        <w:rPr>
          <w:lang w:val="vi-VN"/>
        </w:rPr>
      </w:pPr>
    </w:p>
    <w:p w14:paraId="1B5ED1B1" w14:textId="77777777" w:rsidR="001C06B9" w:rsidRPr="001C06B9" w:rsidRDefault="001C06B9" w:rsidP="001C06B9">
      <w:pPr>
        <w:rPr>
          <w:lang w:val="vi-VN"/>
        </w:rPr>
      </w:pPr>
    </w:p>
    <w:p w14:paraId="678651EF" w14:textId="4A33A44F" w:rsidR="00587741" w:rsidRDefault="00587741" w:rsidP="00587741">
      <w:pPr>
        <w:pStyle w:val="Heading2"/>
      </w:pPr>
      <w:bookmarkStart w:id="35" w:name="_Mẫu_Decorator"/>
      <w:bookmarkStart w:id="36" w:name="_Toc241939887"/>
      <w:bookmarkEnd w:id="35"/>
      <w:proofErr w:type="spellStart"/>
      <w:r>
        <w:t>Mẫu</w:t>
      </w:r>
      <w:proofErr w:type="spellEnd"/>
      <w:r w:rsidR="001373A1">
        <w:t xml:space="preserve"> Decorator</w:t>
      </w:r>
      <w:bookmarkEnd w:id="36"/>
    </w:p>
    <w:p w14:paraId="1DE6DFBE" w14:textId="77777777" w:rsidR="00754509" w:rsidRDefault="00754509" w:rsidP="00754509">
      <w:pPr>
        <w:pStyle w:val="Heading3"/>
      </w:pPr>
      <w:bookmarkStart w:id="37" w:name="_Toc241939888"/>
      <w:r>
        <w:t xml:space="preserve">Lý </w:t>
      </w:r>
      <w:proofErr w:type="spellStart"/>
      <w:r>
        <w:t>thuyết</w:t>
      </w:r>
      <w:bookmarkEnd w:id="37"/>
      <w:proofErr w:type="spellEnd"/>
      <w:r>
        <w:t xml:space="preserve"> </w:t>
      </w:r>
    </w:p>
    <w:p w14:paraId="2FD4AC78" w14:textId="77777777" w:rsidR="00C15BAE" w:rsidRDefault="00C15BAE" w:rsidP="00DF0D0A">
      <w:pPr>
        <w:spacing w:line="360" w:lineRule="auto"/>
        <w:rPr>
          <w:b/>
          <w:bCs/>
        </w:rPr>
      </w:pPr>
      <w:r w:rsidRPr="00C15BAE">
        <w:rPr>
          <w:b/>
          <w:bCs/>
        </w:rPr>
        <w:t xml:space="preserve">Định </w:t>
      </w:r>
      <w:proofErr w:type="spellStart"/>
      <w:r w:rsidRPr="00C15BAE">
        <w:rPr>
          <w:b/>
          <w:bCs/>
        </w:rPr>
        <w:t>nghĩa</w:t>
      </w:r>
      <w:proofErr w:type="spellEnd"/>
    </w:p>
    <w:p w14:paraId="346DED1E" w14:textId="77777777" w:rsidR="00797608" w:rsidRPr="00797608" w:rsidRDefault="00797608" w:rsidP="00DF0D0A">
      <w:pPr>
        <w:spacing w:line="360" w:lineRule="auto"/>
      </w:pPr>
      <w:r w:rsidRPr="00797608">
        <w:t xml:space="preserve">Decorator Pattern </w:t>
      </w:r>
      <w:proofErr w:type="spellStart"/>
      <w:r w:rsidRPr="00797608">
        <w:t>là</w:t>
      </w:r>
      <w:proofErr w:type="spellEnd"/>
      <w:r w:rsidRPr="00797608">
        <w:t xml:space="preserve"> </w:t>
      </w:r>
      <w:proofErr w:type="spellStart"/>
      <w:r w:rsidRPr="00797608">
        <w:t>một</w:t>
      </w:r>
      <w:proofErr w:type="spellEnd"/>
      <w:r w:rsidRPr="00797608">
        <w:t xml:space="preserve"> </w:t>
      </w:r>
      <w:proofErr w:type="spellStart"/>
      <w:r w:rsidRPr="00797608">
        <w:t>mẫu</w:t>
      </w:r>
      <w:proofErr w:type="spellEnd"/>
      <w:r w:rsidRPr="00797608">
        <w:t xml:space="preserve"> </w:t>
      </w:r>
      <w:proofErr w:type="spellStart"/>
      <w:r w:rsidRPr="00797608">
        <w:t>thiết</w:t>
      </w:r>
      <w:proofErr w:type="spellEnd"/>
      <w:r w:rsidRPr="00797608">
        <w:t xml:space="preserve"> </w:t>
      </w:r>
      <w:proofErr w:type="spellStart"/>
      <w:r w:rsidRPr="00797608">
        <w:t>kế</w:t>
      </w:r>
      <w:proofErr w:type="spellEnd"/>
      <w:r w:rsidRPr="00797608">
        <w:t xml:space="preserve"> </w:t>
      </w:r>
      <w:proofErr w:type="spellStart"/>
      <w:r w:rsidRPr="00797608">
        <w:t>thuộc</w:t>
      </w:r>
      <w:proofErr w:type="spellEnd"/>
      <w:r w:rsidRPr="00797608">
        <w:t xml:space="preserve"> </w:t>
      </w:r>
      <w:proofErr w:type="spellStart"/>
      <w:r w:rsidRPr="00797608">
        <w:t>nhóm</w:t>
      </w:r>
      <w:proofErr w:type="spellEnd"/>
      <w:r w:rsidRPr="00797608">
        <w:t xml:space="preserve"> Structural Pattern, </w:t>
      </w:r>
      <w:proofErr w:type="spellStart"/>
      <w:r w:rsidRPr="00797608">
        <w:t>cho</w:t>
      </w:r>
      <w:proofErr w:type="spellEnd"/>
      <w:r w:rsidRPr="00797608">
        <w:t xml:space="preserve"> </w:t>
      </w:r>
      <w:proofErr w:type="spellStart"/>
      <w:r w:rsidRPr="00797608">
        <w:t>phép</w:t>
      </w:r>
      <w:proofErr w:type="spellEnd"/>
      <w:r w:rsidRPr="00797608">
        <w:t xml:space="preserve"> </w:t>
      </w:r>
      <w:proofErr w:type="spellStart"/>
      <w:r w:rsidRPr="00797608">
        <w:t>mở</w:t>
      </w:r>
      <w:proofErr w:type="spellEnd"/>
      <w:r w:rsidRPr="00797608">
        <w:t xml:space="preserve"> </w:t>
      </w:r>
      <w:proofErr w:type="spellStart"/>
      <w:r w:rsidRPr="00797608">
        <w:t>rộng</w:t>
      </w:r>
      <w:proofErr w:type="spellEnd"/>
      <w:r w:rsidRPr="00797608">
        <w:t xml:space="preserve"> </w:t>
      </w:r>
      <w:proofErr w:type="spellStart"/>
      <w:r w:rsidRPr="00797608">
        <w:t>chức</w:t>
      </w:r>
      <w:proofErr w:type="spellEnd"/>
      <w:r w:rsidRPr="00797608">
        <w:t xml:space="preserve"> </w:t>
      </w:r>
      <w:proofErr w:type="spellStart"/>
      <w:r w:rsidRPr="00797608">
        <w:t>năng</w:t>
      </w:r>
      <w:proofErr w:type="spellEnd"/>
      <w:r w:rsidRPr="00797608">
        <w:t xml:space="preserve"> </w:t>
      </w:r>
      <w:proofErr w:type="spellStart"/>
      <w:r w:rsidRPr="00797608">
        <w:t>của</w:t>
      </w:r>
      <w:proofErr w:type="spellEnd"/>
      <w:r w:rsidRPr="00797608">
        <w:t xml:space="preserve"> </w:t>
      </w:r>
      <w:proofErr w:type="spellStart"/>
      <w:r w:rsidRPr="00797608">
        <w:t>một</w:t>
      </w:r>
      <w:proofErr w:type="spellEnd"/>
      <w:r w:rsidRPr="00797608">
        <w:t xml:space="preserve"> </w:t>
      </w:r>
      <w:proofErr w:type="spellStart"/>
      <w:r w:rsidRPr="00797608">
        <w:t>đối</w:t>
      </w:r>
      <w:proofErr w:type="spellEnd"/>
      <w:r w:rsidRPr="00797608">
        <w:t xml:space="preserve"> </w:t>
      </w:r>
      <w:proofErr w:type="spellStart"/>
      <w:r w:rsidRPr="00797608">
        <w:t>tượng</w:t>
      </w:r>
      <w:proofErr w:type="spellEnd"/>
      <w:r w:rsidRPr="00797608">
        <w:t xml:space="preserve"> </w:t>
      </w:r>
      <w:proofErr w:type="spellStart"/>
      <w:r w:rsidRPr="00797608">
        <w:t>một</w:t>
      </w:r>
      <w:proofErr w:type="spellEnd"/>
      <w:r w:rsidRPr="00797608">
        <w:t xml:space="preserve"> </w:t>
      </w:r>
      <w:proofErr w:type="spellStart"/>
      <w:r w:rsidRPr="00797608">
        <w:t>cách</w:t>
      </w:r>
      <w:proofErr w:type="spellEnd"/>
      <w:r w:rsidRPr="00797608">
        <w:t xml:space="preserve"> </w:t>
      </w:r>
      <w:proofErr w:type="spellStart"/>
      <w:r w:rsidRPr="00797608">
        <w:t>linh</w:t>
      </w:r>
      <w:proofErr w:type="spellEnd"/>
      <w:r w:rsidRPr="00797608">
        <w:t xml:space="preserve"> </w:t>
      </w:r>
      <w:proofErr w:type="spellStart"/>
      <w:r w:rsidRPr="00797608">
        <w:t>hoạt</w:t>
      </w:r>
      <w:proofErr w:type="spellEnd"/>
      <w:r w:rsidRPr="00797608">
        <w:t xml:space="preserve"> </w:t>
      </w:r>
      <w:proofErr w:type="spellStart"/>
      <w:r w:rsidRPr="00797608">
        <w:t>mà</w:t>
      </w:r>
      <w:proofErr w:type="spellEnd"/>
      <w:r w:rsidRPr="00797608">
        <w:t xml:space="preserve"> </w:t>
      </w:r>
      <w:proofErr w:type="spellStart"/>
      <w:r w:rsidRPr="00797608">
        <w:t>không</w:t>
      </w:r>
      <w:proofErr w:type="spellEnd"/>
      <w:r w:rsidRPr="00797608">
        <w:t xml:space="preserve"> </w:t>
      </w:r>
      <w:proofErr w:type="spellStart"/>
      <w:r w:rsidRPr="00797608">
        <w:t>làm</w:t>
      </w:r>
      <w:proofErr w:type="spellEnd"/>
      <w:r w:rsidRPr="00797608">
        <w:t xml:space="preserve"> </w:t>
      </w:r>
      <w:proofErr w:type="spellStart"/>
      <w:r w:rsidRPr="00797608">
        <w:t>thay</w:t>
      </w:r>
      <w:proofErr w:type="spellEnd"/>
      <w:r w:rsidRPr="00797608">
        <w:t xml:space="preserve"> </w:t>
      </w:r>
      <w:proofErr w:type="spellStart"/>
      <w:r w:rsidRPr="00797608">
        <w:t>đổi</w:t>
      </w:r>
      <w:proofErr w:type="spellEnd"/>
      <w:r w:rsidRPr="00797608">
        <w:t xml:space="preserve"> </w:t>
      </w:r>
      <w:proofErr w:type="spellStart"/>
      <w:r w:rsidRPr="00797608">
        <w:t>cấu</w:t>
      </w:r>
      <w:proofErr w:type="spellEnd"/>
      <w:r w:rsidRPr="00797608">
        <w:t xml:space="preserve"> </w:t>
      </w:r>
      <w:proofErr w:type="spellStart"/>
      <w:r w:rsidRPr="00797608">
        <w:t>trúc</w:t>
      </w:r>
      <w:proofErr w:type="spellEnd"/>
      <w:r w:rsidRPr="00797608">
        <w:t xml:space="preserve"> </w:t>
      </w:r>
      <w:proofErr w:type="spellStart"/>
      <w:r w:rsidRPr="00797608">
        <w:t>của</w:t>
      </w:r>
      <w:proofErr w:type="spellEnd"/>
      <w:r w:rsidRPr="00797608">
        <w:t xml:space="preserve"> </w:t>
      </w:r>
      <w:proofErr w:type="spellStart"/>
      <w:r w:rsidRPr="00797608">
        <w:t>lớp</w:t>
      </w:r>
      <w:proofErr w:type="spellEnd"/>
      <w:r w:rsidRPr="00797608">
        <w:t xml:space="preserve"> ban </w:t>
      </w:r>
      <w:proofErr w:type="spellStart"/>
      <w:r w:rsidRPr="00797608">
        <w:t>đầu</w:t>
      </w:r>
      <w:proofErr w:type="spellEnd"/>
      <w:r w:rsidRPr="00797608">
        <w:t>.</w:t>
      </w:r>
    </w:p>
    <w:p w14:paraId="4AE6C371" w14:textId="1FE32333" w:rsidR="00C77414" w:rsidRPr="00797608" w:rsidRDefault="00797608" w:rsidP="00DF0D0A">
      <w:pPr>
        <w:spacing w:line="360" w:lineRule="auto"/>
      </w:pPr>
      <w:r w:rsidRPr="00797608">
        <w:t xml:space="preserve">Thay </w:t>
      </w:r>
      <w:proofErr w:type="spellStart"/>
      <w:r w:rsidRPr="00797608">
        <w:t>vì</w:t>
      </w:r>
      <w:proofErr w:type="spellEnd"/>
      <w:r w:rsidRPr="00797608">
        <w:t xml:space="preserve"> </w:t>
      </w:r>
      <w:proofErr w:type="spellStart"/>
      <w:r w:rsidRPr="00797608">
        <w:t>kế</w:t>
      </w:r>
      <w:proofErr w:type="spellEnd"/>
      <w:r w:rsidRPr="00797608">
        <w:t xml:space="preserve"> </w:t>
      </w:r>
      <w:proofErr w:type="spellStart"/>
      <w:r w:rsidRPr="00797608">
        <w:t>thừa</w:t>
      </w:r>
      <w:proofErr w:type="spellEnd"/>
      <w:r w:rsidRPr="00797608">
        <w:t xml:space="preserve"> (inheritance), Decorator Pattern </w:t>
      </w:r>
      <w:proofErr w:type="spellStart"/>
      <w:r w:rsidRPr="00797608">
        <w:t>sử</w:t>
      </w:r>
      <w:proofErr w:type="spellEnd"/>
      <w:r w:rsidRPr="00797608">
        <w:t xml:space="preserve"> </w:t>
      </w:r>
      <w:proofErr w:type="spellStart"/>
      <w:r w:rsidRPr="00797608">
        <w:t>dụng</w:t>
      </w:r>
      <w:proofErr w:type="spellEnd"/>
      <w:r w:rsidRPr="00797608">
        <w:t xml:space="preserve"> composition (</w:t>
      </w:r>
      <w:proofErr w:type="spellStart"/>
      <w:r w:rsidRPr="00797608">
        <w:t>thành</w:t>
      </w:r>
      <w:proofErr w:type="spellEnd"/>
      <w:r w:rsidRPr="00797608">
        <w:t xml:space="preserve"> </w:t>
      </w:r>
      <w:proofErr w:type="spellStart"/>
      <w:r w:rsidRPr="00797608">
        <w:t>phần</w:t>
      </w:r>
      <w:proofErr w:type="spellEnd"/>
      <w:r w:rsidRPr="00797608">
        <w:t xml:space="preserve">) </w:t>
      </w:r>
      <w:proofErr w:type="spellStart"/>
      <w:r w:rsidRPr="00797608">
        <w:t>để</w:t>
      </w:r>
      <w:proofErr w:type="spellEnd"/>
      <w:r w:rsidRPr="00797608">
        <w:t xml:space="preserve"> "</w:t>
      </w:r>
      <w:proofErr w:type="spellStart"/>
      <w:r w:rsidRPr="00797608">
        <w:t>bọc</w:t>
      </w:r>
      <w:proofErr w:type="spellEnd"/>
      <w:r w:rsidRPr="00797608">
        <w:t xml:space="preserve">" </w:t>
      </w:r>
      <w:proofErr w:type="spellStart"/>
      <w:r w:rsidRPr="00797608">
        <w:t>đối</w:t>
      </w:r>
      <w:proofErr w:type="spellEnd"/>
      <w:r w:rsidRPr="00797608">
        <w:t xml:space="preserve"> </w:t>
      </w:r>
      <w:proofErr w:type="spellStart"/>
      <w:r w:rsidRPr="00797608">
        <w:t>tượng</w:t>
      </w:r>
      <w:proofErr w:type="spellEnd"/>
      <w:r w:rsidRPr="00797608">
        <w:t xml:space="preserve"> </w:t>
      </w:r>
      <w:proofErr w:type="spellStart"/>
      <w:r w:rsidRPr="00797608">
        <w:t>gốc</w:t>
      </w:r>
      <w:proofErr w:type="spellEnd"/>
      <w:r w:rsidRPr="00797608">
        <w:t xml:space="preserve"> </w:t>
      </w:r>
      <w:proofErr w:type="spellStart"/>
      <w:r w:rsidRPr="00797608">
        <w:t>và</w:t>
      </w:r>
      <w:proofErr w:type="spellEnd"/>
      <w:r w:rsidRPr="00797608">
        <w:t xml:space="preserve"> </w:t>
      </w:r>
      <w:proofErr w:type="spellStart"/>
      <w:r w:rsidRPr="00797608">
        <w:t>thêm</w:t>
      </w:r>
      <w:proofErr w:type="spellEnd"/>
      <w:r w:rsidRPr="00797608">
        <w:t xml:space="preserve"> </w:t>
      </w:r>
      <w:proofErr w:type="spellStart"/>
      <w:r w:rsidRPr="00797608">
        <w:t>hành</w:t>
      </w:r>
      <w:proofErr w:type="spellEnd"/>
      <w:r w:rsidRPr="00797608">
        <w:t xml:space="preserve"> vi </w:t>
      </w:r>
      <w:proofErr w:type="spellStart"/>
      <w:r w:rsidRPr="00797608">
        <w:t>mới</w:t>
      </w:r>
      <w:proofErr w:type="spellEnd"/>
      <w:r w:rsidRPr="00797608">
        <w:t xml:space="preserve"> </w:t>
      </w:r>
      <w:proofErr w:type="spellStart"/>
      <w:r w:rsidRPr="00797608">
        <w:t>vào</w:t>
      </w:r>
      <w:proofErr w:type="spellEnd"/>
      <w:r w:rsidRPr="00797608">
        <w:t xml:space="preserve">. </w:t>
      </w:r>
      <w:proofErr w:type="spellStart"/>
      <w:r w:rsidRPr="00797608">
        <w:t>Điều</w:t>
      </w:r>
      <w:proofErr w:type="spellEnd"/>
      <w:r w:rsidRPr="00797608">
        <w:t xml:space="preserve"> </w:t>
      </w:r>
      <w:proofErr w:type="spellStart"/>
      <w:r w:rsidRPr="00797608">
        <w:t>này</w:t>
      </w:r>
      <w:proofErr w:type="spellEnd"/>
      <w:r w:rsidRPr="00797608">
        <w:t xml:space="preserve"> </w:t>
      </w:r>
      <w:proofErr w:type="spellStart"/>
      <w:r w:rsidRPr="00797608">
        <w:t>giúp</w:t>
      </w:r>
      <w:proofErr w:type="spellEnd"/>
      <w:r w:rsidRPr="00797608">
        <w:t xml:space="preserve"> </w:t>
      </w:r>
      <w:proofErr w:type="spellStart"/>
      <w:r w:rsidRPr="00797608">
        <w:t>tăng</w:t>
      </w:r>
      <w:proofErr w:type="spellEnd"/>
      <w:r w:rsidRPr="00797608">
        <w:t xml:space="preserve"> </w:t>
      </w:r>
      <w:proofErr w:type="spellStart"/>
      <w:r w:rsidRPr="00797608">
        <w:t>tính</w:t>
      </w:r>
      <w:proofErr w:type="spellEnd"/>
      <w:r w:rsidRPr="00797608">
        <w:t xml:space="preserve"> </w:t>
      </w:r>
      <w:proofErr w:type="spellStart"/>
      <w:r w:rsidRPr="00797608">
        <w:t>mở</w:t>
      </w:r>
      <w:proofErr w:type="spellEnd"/>
      <w:r w:rsidRPr="00797608">
        <w:t xml:space="preserve"> </w:t>
      </w:r>
      <w:proofErr w:type="spellStart"/>
      <w:r w:rsidRPr="00797608">
        <w:t>rộng</w:t>
      </w:r>
      <w:proofErr w:type="spellEnd"/>
      <w:r w:rsidRPr="00797608">
        <w:t xml:space="preserve"> </w:t>
      </w:r>
      <w:proofErr w:type="spellStart"/>
      <w:r w:rsidRPr="00797608">
        <w:t>và</w:t>
      </w:r>
      <w:proofErr w:type="spellEnd"/>
      <w:r w:rsidRPr="00797608">
        <w:t xml:space="preserve"> </w:t>
      </w:r>
      <w:proofErr w:type="spellStart"/>
      <w:r w:rsidRPr="00797608">
        <w:t>giữ</w:t>
      </w:r>
      <w:proofErr w:type="spellEnd"/>
      <w:r w:rsidRPr="00797608">
        <w:t xml:space="preserve"> </w:t>
      </w:r>
      <w:proofErr w:type="spellStart"/>
      <w:r w:rsidRPr="00797608">
        <w:t>cho</w:t>
      </w:r>
      <w:proofErr w:type="spellEnd"/>
      <w:r w:rsidRPr="00797608">
        <w:t xml:space="preserve"> </w:t>
      </w:r>
      <w:proofErr w:type="spellStart"/>
      <w:r w:rsidRPr="00797608">
        <w:t>mã</w:t>
      </w:r>
      <w:proofErr w:type="spellEnd"/>
      <w:r w:rsidRPr="00797608">
        <w:t xml:space="preserve"> </w:t>
      </w:r>
      <w:proofErr w:type="spellStart"/>
      <w:r w:rsidRPr="00797608">
        <w:t>nguồn</w:t>
      </w:r>
      <w:proofErr w:type="spellEnd"/>
      <w:r w:rsidRPr="00797608">
        <w:t xml:space="preserve"> </w:t>
      </w:r>
      <w:proofErr w:type="spellStart"/>
      <w:r w:rsidRPr="00797608">
        <w:t>dễ</w:t>
      </w:r>
      <w:proofErr w:type="spellEnd"/>
      <w:r w:rsidRPr="00797608">
        <w:t xml:space="preserve"> </w:t>
      </w:r>
      <w:proofErr w:type="spellStart"/>
      <w:r w:rsidRPr="00797608">
        <w:t>bảo</w:t>
      </w:r>
      <w:proofErr w:type="spellEnd"/>
      <w:r w:rsidRPr="00797608">
        <w:t xml:space="preserve"> </w:t>
      </w:r>
      <w:proofErr w:type="spellStart"/>
      <w:r w:rsidRPr="00797608">
        <w:t>trì</w:t>
      </w:r>
      <w:proofErr w:type="spellEnd"/>
      <w:r w:rsidRPr="00797608">
        <w:t xml:space="preserve"> </w:t>
      </w:r>
      <w:proofErr w:type="spellStart"/>
      <w:r w:rsidRPr="00797608">
        <w:t>hơn</w:t>
      </w:r>
      <w:proofErr w:type="spellEnd"/>
      <w:r w:rsidRPr="00797608">
        <w:t>.</w:t>
      </w:r>
    </w:p>
    <w:p w14:paraId="703EAF36" w14:textId="7BB579DA" w:rsidR="00C15BAE" w:rsidRDefault="00C15BAE" w:rsidP="00DF0D0A">
      <w:pPr>
        <w:spacing w:line="360" w:lineRule="auto"/>
        <w:rPr>
          <w:b/>
          <w:bCs/>
        </w:rPr>
      </w:pPr>
      <w:proofErr w:type="spellStart"/>
      <w:r w:rsidRPr="00C15BAE">
        <w:rPr>
          <w:b/>
          <w:bCs/>
        </w:rPr>
        <w:t>Mục</w:t>
      </w:r>
      <w:proofErr w:type="spellEnd"/>
      <w:r w:rsidRPr="00C15BAE">
        <w:rPr>
          <w:b/>
          <w:bCs/>
        </w:rPr>
        <w:t xml:space="preserve"> </w:t>
      </w:r>
      <w:proofErr w:type="spellStart"/>
      <w:r w:rsidRPr="00C15BAE">
        <w:rPr>
          <w:b/>
          <w:bCs/>
        </w:rPr>
        <w:t>đích</w:t>
      </w:r>
      <w:proofErr w:type="spellEnd"/>
    </w:p>
    <w:p w14:paraId="4670E3E7" w14:textId="54FD8076" w:rsidR="001A1D71" w:rsidRPr="009E4916" w:rsidRDefault="004D1B2D" w:rsidP="00DF0D0A">
      <w:pPr>
        <w:spacing w:line="360" w:lineRule="auto"/>
      </w:pPr>
      <w:proofErr w:type="spellStart"/>
      <w:r w:rsidRPr="004D1B2D">
        <w:t>Sử</w:t>
      </w:r>
      <w:proofErr w:type="spellEnd"/>
      <w:r w:rsidRPr="004D1B2D">
        <w:t xml:space="preserve"> </w:t>
      </w:r>
      <w:proofErr w:type="spellStart"/>
      <w:r w:rsidRPr="004D1B2D">
        <w:t>dụng</w:t>
      </w:r>
      <w:proofErr w:type="spellEnd"/>
      <w:r w:rsidRPr="004D1B2D">
        <w:t xml:space="preserve"> voucher </w:t>
      </w:r>
      <w:proofErr w:type="spellStart"/>
      <w:r w:rsidRPr="004D1B2D">
        <w:t>cho</w:t>
      </w:r>
      <w:proofErr w:type="spellEnd"/>
      <w:r w:rsidRPr="004D1B2D">
        <w:t xml:space="preserve"> </w:t>
      </w:r>
      <w:proofErr w:type="spellStart"/>
      <w:r w:rsidRPr="004D1B2D">
        <w:t>các</w:t>
      </w:r>
      <w:proofErr w:type="spellEnd"/>
      <w:r w:rsidRPr="004D1B2D">
        <w:t xml:space="preserve"> </w:t>
      </w:r>
      <w:proofErr w:type="spellStart"/>
      <w:r w:rsidRPr="004D1B2D">
        <w:t>phương</w:t>
      </w:r>
      <w:proofErr w:type="spellEnd"/>
      <w:r w:rsidRPr="004D1B2D">
        <w:t xml:space="preserve"> </w:t>
      </w:r>
      <w:proofErr w:type="spellStart"/>
      <w:r w:rsidRPr="004D1B2D">
        <w:t>thức</w:t>
      </w:r>
      <w:proofErr w:type="spellEnd"/>
      <w:r w:rsidRPr="004D1B2D">
        <w:t xml:space="preserve"> </w:t>
      </w:r>
      <w:proofErr w:type="spellStart"/>
      <w:r w:rsidRPr="004D1B2D">
        <w:t>thanh</w:t>
      </w:r>
      <w:proofErr w:type="spellEnd"/>
      <w:r w:rsidRPr="004D1B2D">
        <w:t xml:space="preserve"> </w:t>
      </w:r>
      <w:proofErr w:type="spellStart"/>
      <w:r w:rsidRPr="004D1B2D">
        <w:t>toán</w:t>
      </w:r>
      <w:proofErr w:type="spellEnd"/>
      <w:r w:rsidRPr="004D1B2D">
        <w:t xml:space="preserve">, </w:t>
      </w:r>
      <w:proofErr w:type="spellStart"/>
      <w:r w:rsidRPr="004D1B2D">
        <w:t>giúp</w:t>
      </w:r>
      <w:proofErr w:type="spellEnd"/>
      <w:r w:rsidRPr="004D1B2D">
        <w:t xml:space="preserve"> </w:t>
      </w:r>
      <w:proofErr w:type="spellStart"/>
      <w:r w:rsidRPr="004D1B2D">
        <w:t>áp</w:t>
      </w:r>
      <w:proofErr w:type="spellEnd"/>
      <w:r w:rsidRPr="004D1B2D">
        <w:t xml:space="preserve"> </w:t>
      </w:r>
      <w:proofErr w:type="spellStart"/>
      <w:r w:rsidRPr="004D1B2D">
        <w:t>dụng</w:t>
      </w:r>
      <w:proofErr w:type="spellEnd"/>
      <w:r w:rsidRPr="004D1B2D">
        <w:t xml:space="preserve"> </w:t>
      </w:r>
      <w:proofErr w:type="spellStart"/>
      <w:r w:rsidRPr="004D1B2D">
        <w:t>giảm</w:t>
      </w:r>
      <w:proofErr w:type="spellEnd"/>
      <w:r w:rsidRPr="004D1B2D">
        <w:t xml:space="preserve"> </w:t>
      </w:r>
      <w:proofErr w:type="spellStart"/>
      <w:r w:rsidRPr="004D1B2D">
        <w:t>giá</w:t>
      </w:r>
      <w:proofErr w:type="spellEnd"/>
      <w:r w:rsidRPr="004D1B2D">
        <w:t xml:space="preserve"> </w:t>
      </w:r>
      <w:proofErr w:type="spellStart"/>
      <w:r w:rsidRPr="004D1B2D">
        <w:t>hoặc</w:t>
      </w:r>
      <w:proofErr w:type="spellEnd"/>
      <w:r w:rsidRPr="004D1B2D">
        <w:t xml:space="preserve"> </w:t>
      </w:r>
      <w:proofErr w:type="spellStart"/>
      <w:r w:rsidRPr="004D1B2D">
        <w:t>ưu</w:t>
      </w:r>
      <w:proofErr w:type="spellEnd"/>
      <w:r w:rsidRPr="004D1B2D">
        <w:t xml:space="preserve"> </w:t>
      </w:r>
      <w:proofErr w:type="spellStart"/>
      <w:r w:rsidRPr="004D1B2D">
        <w:t>đãi</w:t>
      </w:r>
      <w:proofErr w:type="spellEnd"/>
      <w:r w:rsidRPr="004D1B2D">
        <w:t xml:space="preserve"> </w:t>
      </w:r>
      <w:proofErr w:type="spellStart"/>
      <w:r w:rsidRPr="004D1B2D">
        <w:t>khi</w:t>
      </w:r>
      <w:proofErr w:type="spellEnd"/>
      <w:r w:rsidRPr="004D1B2D">
        <w:t xml:space="preserve"> </w:t>
      </w:r>
      <w:proofErr w:type="spellStart"/>
      <w:r w:rsidRPr="004D1B2D">
        <w:t>khách</w:t>
      </w:r>
      <w:proofErr w:type="spellEnd"/>
      <w:r w:rsidRPr="004D1B2D">
        <w:t xml:space="preserve"> </w:t>
      </w:r>
      <w:proofErr w:type="spellStart"/>
      <w:r w:rsidRPr="004D1B2D">
        <w:t>hàng</w:t>
      </w:r>
      <w:proofErr w:type="spellEnd"/>
      <w:r w:rsidRPr="004D1B2D">
        <w:t xml:space="preserve"> </w:t>
      </w:r>
      <w:proofErr w:type="spellStart"/>
      <w:r w:rsidRPr="004D1B2D">
        <w:t>chọn</w:t>
      </w:r>
      <w:proofErr w:type="spellEnd"/>
      <w:r w:rsidRPr="004D1B2D">
        <w:t xml:space="preserve"> </w:t>
      </w:r>
      <w:proofErr w:type="spellStart"/>
      <w:r w:rsidRPr="004D1B2D">
        <w:t>thanh</w:t>
      </w:r>
      <w:proofErr w:type="spellEnd"/>
      <w:r w:rsidRPr="004D1B2D">
        <w:t xml:space="preserve"> </w:t>
      </w:r>
      <w:proofErr w:type="spellStart"/>
      <w:r w:rsidRPr="004D1B2D">
        <w:t>toán</w:t>
      </w:r>
      <w:proofErr w:type="spellEnd"/>
      <w:r w:rsidRPr="004D1B2D">
        <w:t>.</w:t>
      </w:r>
      <w:r w:rsidR="00157F2D">
        <w:t xml:space="preserve"> </w:t>
      </w:r>
      <w:proofErr w:type="spellStart"/>
      <w:r w:rsidR="00157F2D">
        <w:t>Có</w:t>
      </w:r>
      <w:proofErr w:type="spellEnd"/>
      <w:r w:rsidR="00157F2D">
        <w:t xml:space="preserve"> </w:t>
      </w:r>
      <w:proofErr w:type="spellStart"/>
      <w:r w:rsidR="00157F2D">
        <w:t>khả</w:t>
      </w:r>
      <w:proofErr w:type="spellEnd"/>
      <w:r w:rsidR="00157F2D">
        <w:t xml:space="preserve"> </w:t>
      </w:r>
      <w:proofErr w:type="spellStart"/>
      <w:r w:rsidR="00157F2D">
        <w:t>năng</w:t>
      </w:r>
      <w:proofErr w:type="spellEnd"/>
      <w:r w:rsidR="00157F2D">
        <w:t xml:space="preserve"> </w:t>
      </w:r>
      <w:proofErr w:type="spellStart"/>
      <w:r w:rsidR="007C2775">
        <w:t>mở</w:t>
      </w:r>
      <w:proofErr w:type="spellEnd"/>
      <w:r w:rsidR="007C2775">
        <w:t xml:space="preserve"> </w:t>
      </w:r>
      <w:proofErr w:type="spellStart"/>
      <w:r w:rsidR="007C2775">
        <w:t>rộng</w:t>
      </w:r>
      <w:proofErr w:type="spellEnd"/>
      <w:r w:rsidR="00886526">
        <w:t>.</w:t>
      </w:r>
    </w:p>
    <w:p w14:paraId="3D2242FB" w14:textId="77777777" w:rsidR="00754509" w:rsidRDefault="00754509" w:rsidP="00754509">
      <w:pPr>
        <w:pStyle w:val="Heading3"/>
      </w:pPr>
      <w:bookmarkStart w:id="38" w:name="_Toc241939889"/>
      <w:r>
        <w:t>Class Diagram</w:t>
      </w:r>
      <w:bookmarkEnd w:id="38"/>
      <w:r>
        <w:t xml:space="preserve"> </w:t>
      </w:r>
    </w:p>
    <w:p w14:paraId="7582FC0A" w14:textId="1A38EF77" w:rsidR="00FB0514" w:rsidRPr="00FB0514" w:rsidRDefault="00F26BE6" w:rsidP="00FB0514">
      <w:r w:rsidRPr="00F26BE6">
        <w:rPr>
          <w:noProof/>
        </w:rPr>
        <w:drawing>
          <wp:inline distT="0" distB="0" distL="0" distR="0" wp14:anchorId="15477363" wp14:editId="0E4BC7E6">
            <wp:extent cx="5972175" cy="3583305"/>
            <wp:effectExtent l="0" t="0" r="9525" b="0"/>
            <wp:docPr id="1733525203" name="Picture 1" descr="A diagram of a pay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5203" name="Picture 1" descr="A diagram of a paymen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E3E6" w14:textId="2BBF2BBC" w:rsidR="00F634BA" w:rsidRDefault="00754509" w:rsidP="00F634BA">
      <w:pPr>
        <w:pStyle w:val="Heading3"/>
        <w:rPr>
          <w:lang w:val="vi-VN"/>
        </w:rPr>
      </w:pPr>
      <w:bookmarkStart w:id="39" w:name="_Toc241939890"/>
      <w:r>
        <w:t>Code</w:t>
      </w:r>
      <w:bookmarkEnd w:id="39"/>
    </w:p>
    <w:p w14:paraId="408C44FB" w14:textId="25F62DCA" w:rsidR="00E47D5D" w:rsidRDefault="00E47D5D">
      <w:pPr>
        <w:rPr>
          <w:lang w:val="vi-VN"/>
        </w:rPr>
      </w:pPr>
      <w:r>
        <w:rPr>
          <w:lang w:val="vi-VN"/>
        </w:rPr>
        <w:br w:type="page"/>
      </w:r>
    </w:p>
    <w:p w14:paraId="70475527" w14:textId="1713F489" w:rsidR="00FF614E" w:rsidRDefault="00FF614E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6ABF3918" wp14:editId="653B03A1">
                <wp:simplePos x="0" y="0"/>
                <wp:positionH relativeFrom="column">
                  <wp:posOffset>-390022</wp:posOffset>
                </wp:positionH>
                <wp:positionV relativeFrom="paragraph">
                  <wp:posOffset>5388227</wp:posOffset>
                </wp:positionV>
                <wp:extent cx="6254115" cy="2838090"/>
                <wp:effectExtent l="0" t="0" r="13335" b="19685"/>
                <wp:wrapNone/>
                <wp:docPr id="109671251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115" cy="2838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2D26E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PayPal.Api;</w:t>
                            </w:r>
                          </w:p>
                          <w:p w14:paraId="2E4FB12F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System;</w:t>
                            </w:r>
                          </w:p>
                          <w:p w14:paraId="424D2F24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26165477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System.Globalization;</w:t>
                            </w:r>
                          </w:p>
                          <w:p w14:paraId="41B331A5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2846DAC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</w:t>
                            </w:r>
                          </w:p>
                          <w:p w14:paraId="7D701415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4FBF5719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EWalletPayment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</w:p>
                          <w:p w14:paraId="7A7D4274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326B5D51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ProcessPayment(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amount)</w:t>
                            </w:r>
                          </w:p>
                          <w:p w14:paraId="5BE7CBF5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688668B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$"Thanh toán qua ví điện tử: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{amount}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VNĐ"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19D2DBF5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94D0A57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originalPrice)</w:t>
                            </w:r>
                          </w:p>
                          <w:p w14:paraId="2B927842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D1C4ED9" w14:textId="4FB7EC2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originalPrice; </w:t>
                            </w:r>
                          </w:p>
                          <w:p w14:paraId="3209B0A0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8C9C324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2F500DD4" w14:textId="77777777" w:rsidR="00FF614E" w:rsidRDefault="00FF614E" w:rsidP="00FF61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6CD7D451" w14:textId="77777777" w:rsidR="00FF614E" w:rsidRDefault="00FF61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F3918" id="Text Box 37" o:spid="_x0000_s1054" type="#_x0000_t202" style="position:absolute;margin-left:-30.7pt;margin-top:424.25pt;width:492.45pt;height:223.4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" fillcolor="white [3201]" strokeweight=".5pt">
                <v:textbox>
                  <w:txbxContent>
                    <w:p w14:paraId="5302D26E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PayPal.Api;</w:t>
                      </w:r>
                    </w:p>
                    <w:p w14:paraId="2E4FB12F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System;</w:t>
                      </w:r>
                    </w:p>
                    <w:p w14:paraId="424D2F24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26165477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System.Globalization;</w:t>
                      </w:r>
                    </w:p>
                    <w:p w14:paraId="41B331A5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2846DAC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</w:t>
                      </w:r>
                    </w:p>
                    <w:p w14:paraId="7D701415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4FBF5719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EWalletPayment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</w:p>
                    <w:p w14:paraId="7A7D4274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326B5D51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ProcessPayment(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amount)</w:t>
                      </w:r>
                    </w:p>
                    <w:p w14:paraId="5BE7CBF5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688668B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$"Thanh toán qua ví điện tử: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{amount}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VNĐ"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19D2DBF5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94D0A57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originalPrice)</w:t>
                      </w:r>
                    </w:p>
                    <w:p w14:paraId="2B927842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D1C4ED9" w14:textId="4FB7EC2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originalPrice; </w:t>
                      </w:r>
                    </w:p>
                    <w:p w14:paraId="3209B0A0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8C9C324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2F500DD4" w14:textId="77777777" w:rsidR="00FF614E" w:rsidRDefault="00FF614E" w:rsidP="00FF614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6CD7D451" w14:textId="77777777" w:rsidR="00FF614E" w:rsidRDefault="00FF614E"/>
                  </w:txbxContent>
                </v:textbox>
              </v:shape>
            </w:pict>
          </mc:Fallback>
        </mc:AlternateContent>
      </w:r>
      <w:r w:rsidR="00365C5C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F9821CF" wp14:editId="284B6997">
                <wp:simplePos x="0" y="0"/>
                <wp:positionH relativeFrom="column">
                  <wp:posOffset>-390022</wp:posOffset>
                </wp:positionH>
                <wp:positionV relativeFrom="paragraph">
                  <wp:posOffset>1652988</wp:posOffset>
                </wp:positionV>
                <wp:extent cx="6254151" cy="3424687"/>
                <wp:effectExtent l="0" t="0" r="13335" b="23495"/>
                <wp:wrapNone/>
                <wp:docPr id="80666398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151" cy="3424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2A9F8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</w:t>
                            </w:r>
                          </w:p>
                          <w:p w14:paraId="44CF8C60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69490D53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PaymentDecorator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</w:p>
                          <w:p w14:paraId="329109D0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0132302E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_payment;</w:t>
                            </w:r>
                          </w:p>
                          <w:p w14:paraId="7D6F105A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8D33D04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PaymentDecorator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payment)</w:t>
                            </w:r>
                          </w:p>
                          <w:p w14:paraId="4AD88C42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0899697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_payment = payment;</w:t>
                            </w:r>
                          </w:p>
                          <w:p w14:paraId="69631E28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A88D5C0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E7CEBD6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virtual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ProcessPayment(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amount)</w:t>
                            </w:r>
                          </w:p>
                          <w:p w14:paraId="69703659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0E1EAB9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_payment.ProcessPayment( amount);</w:t>
                            </w:r>
                          </w:p>
                          <w:p w14:paraId="45F66E62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9F581C4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A7FFFB6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virtual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originalPrice)</w:t>
                            </w:r>
                          </w:p>
                          <w:p w14:paraId="1B81DC36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FE9B717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_payment.GetFinalPrice(originalPrice);</w:t>
                            </w:r>
                          </w:p>
                          <w:p w14:paraId="2421E565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36A06B8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55908F11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5CD714B" w14:textId="77777777" w:rsidR="00365C5C" w:rsidRDefault="00365C5C" w:rsidP="00365C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361FCBF8" w14:textId="77777777" w:rsidR="00365C5C" w:rsidRDefault="00365C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821CF" id="Text Box 36" o:spid="_x0000_s1055" type="#_x0000_t202" style="position:absolute;margin-left:-30.7pt;margin-top:130.15pt;width:492.45pt;height:269.65pt;z-index:251658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" fillcolor="white [3201]" strokeweight=".5pt">
                <v:textbox>
                  <w:txbxContent>
                    <w:p w14:paraId="78D2A9F8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</w:t>
                      </w:r>
                    </w:p>
                    <w:p w14:paraId="44CF8C60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69490D53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PaymentDecorator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</w:p>
                    <w:p w14:paraId="329109D0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0132302E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_payment;</w:t>
                      </w:r>
                    </w:p>
                    <w:p w14:paraId="7D6F105A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8D33D04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PaymentDecorator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payment)</w:t>
                      </w:r>
                    </w:p>
                    <w:p w14:paraId="4AD88C42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0899697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_payment = payment;</w:t>
                      </w:r>
                    </w:p>
                    <w:p w14:paraId="69631E28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A88D5C0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E7CEBD6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virtual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ProcessPayment(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amount)</w:t>
                      </w:r>
                    </w:p>
                    <w:p w14:paraId="69703659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0E1EAB9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_payment.ProcessPayment( amount);</w:t>
                      </w:r>
                    </w:p>
                    <w:p w14:paraId="45F66E62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9F581C4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A7FFFB6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virtual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originalPrice)</w:t>
                      </w:r>
                    </w:p>
                    <w:p w14:paraId="1B81DC36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FE9B717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_payment.GetFinalPrice(originalPrice);</w:t>
                      </w:r>
                    </w:p>
                    <w:p w14:paraId="2421E565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36A06B8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55908F11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5CD714B" w14:textId="77777777" w:rsidR="00365C5C" w:rsidRDefault="00365C5C" w:rsidP="00365C5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361FCBF8" w14:textId="77777777" w:rsidR="00365C5C" w:rsidRDefault="00365C5C"/>
                  </w:txbxContent>
                </v:textbox>
              </v:shape>
            </w:pict>
          </mc:Fallback>
        </mc:AlternateContent>
      </w:r>
      <w:r w:rsidR="00E47D5D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7EE1C73C" wp14:editId="17452BE7">
                <wp:simplePos x="0" y="0"/>
                <wp:positionH relativeFrom="column">
                  <wp:posOffset>-364143</wp:posOffset>
                </wp:positionH>
                <wp:positionV relativeFrom="paragraph">
                  <wp:posOffset>-469109</wp:posOffset>
                </wp:positionV>
                <wp:extent cx="6185140" cy="1802921"/>
                <wp:effectExtent l="0" t="0" r="25400" b="26035"/>
                <wp:wrapNone/>
                <wp:docPr id="44293758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140" cy="1802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D0C619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74C7F94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</w:t>
                            </w:r>
                          </w:p>
                          <w:p w14:paraId="5CC72A14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FA62EE2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5618A58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</w:p>
                          <w:p w14:paraId="0A04F736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B8C90A8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ProcessPayment(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amount);</w:t>
                            </w:r>
                          </w:p>
                          <w:p w14:paraId="5A966628" w14:textId="5DEB66BD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originalPrice); </w:t>
                            </w:r>
                          </w:p>
                          <w:p w14:paraId="56D9E060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7F81A687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BDE7936" w14:textId="77777777" w:rsidR="00E47D5D" w:rsidRDefault="00E47D5D" w:rsidP="00E47D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66CFB46E" w14:textId="77777777" w:rsidR="00E47D5D" w:rsidRDefault="00E47D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1C73C" id="Text Box 35" o:spid="_x0000_s1056" type="#_x0000_t202" style="position:absolute;margin-left:-28.65pt;margin-top:-36.95pt;width:487pt;height:141.95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" fillcolor="white [3201]" strokeweight=".5pt">
                <v:textbox>
                  <w:txbxContent>
                    <w:p w14:paraId="3FD0C619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74C7F94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</w:t>
                      </w:r>
                    </w:p>
                    <w:p w14:paraId="5CC72A14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FA62EE2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5618A58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</w:p>
                    <w:p w14:paraId="0A04F736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B8C90A8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ProcessPayment(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amount);</w:t>
                      </w:r>
                    </w:p>
                    <w:p w14:paraId="5A966628" w14:textId="5DEB66BD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originalPrice); </w:t>
                      </w:r>
                    </w:p>
                    <w:p w14:paraId="56D9E060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7F81A687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BDE7936" w14:textId="77777777" w:rsidR="00E47D5D" w:rsidRDefault="00E47D5D" w:rsidP="00E47D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66CFB46E" w14:textId="77777777" w:rsidR="00E47D5D" w:rsidRDefault="00E47D5D"/>
                  </w:txbxContent>
                </v:textbox>
              </v:shape>
            </w:pict>
          </mc:Fallback>
        </mc:AlternateContent>
      </w:r>
      <w:r w:rsidR="00E47D5D">
        <w:rPr>
          <w:lang w:val="vi-VN"/>
        </w:rPr>
        <w:br w:type="page"/>
      </w:r>
      <w:r w:rsidR="00EA7079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7398F891" wp14:editId="690753DC">
                <wp:simplePos x="0" y="0"/>
                <wp:positionH relativeFrom="column">
                  <wp:posOffset>-381395</wp:posOffset>
                </wp:positionH>
                <wp:positionV relativeFrom="paragraph">
                  <wp:posOffset>2023925</wp:posOffset>
                </wp:positionV>
                <wp:extent cx="6288141" cy="4666890"/>
                <wp:effectExtent l="0" t="0" r="17780" b="19685"/>
                <wp:wrapNone/>
                <wp:docPr id="87606147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8141" cy="4666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0B89F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6FD78659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A49F553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</w:t>
                            </w:r>
                          </w:p>
                          <w:p w14:paraId="425547B2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CAC49A2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PaymentDecorator</w:t>
                            </w:r>
                          </w:p>
                          <w:p w14:paraId="5891C11D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6AAA59A3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_voucher;</w:t>
                            </w:r>
                          </w:p>
                          <w:p w14:paraId="243DB5D5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E756A44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voucher)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base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(payment)</w:t>
                            </w:r>
                          </w:p>
                          <w:p w14:paraId="297AB441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361FDB3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_voucher = voucher;</w:t>
                            </w:r>
                          </w:p>
                          <w:p w14:paraId="414E9EEF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03407AD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7172AF2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override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ProcessPayment(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amount)</w:t>
                            </w:r>
                          </w:p>
                          <w:p w14:paraId="7ED78178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C8ED4FA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(_voucher !=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&amp;&amp;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.Now &gt;= _voucher.Start &amp;&amp;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.Now &lt;= _voucher.End)</w:t>
                            </w:r>
                          </w:p>
                          <w:p w14:paraId="7E8D4260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0C3848A0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discountedAmount =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)(amount * (1 - _voucher.Discount ));</w:t>
                            </w:r>
                          </w:p>
                          <w:p w14:paraId="6646DD64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_payment.ProcessPayment(discountedAmount) +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 (Đã áp dụng voucher: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{_voucher.Code}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Giảm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{_voucher.Discount}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%)"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47A8392B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1BA5F96B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_payment.ProcessPayment(amount) +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 (Không có voucher hợp lệ)"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495E4CB2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1B125CD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403FAD8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originalPrice)</w:t>
                            </w:r>
                          </w:p>
                          <w:p w14:paraId="67BB1459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F08790B" w14:textId="5928FEC1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)(originalPrice * (1 - _voucher.Discount)); </w:t>
                            </w:r>
                          </w:p>
                          <w:p w14:paraId="53186540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69F12250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62BE3DA3" w14:textId="77777777" w:rsidR="00EA7079" w:rsidRDefault="00EA7079" w:rsidP="00EA70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5641B45D" w14:textId="52B9323F" w:rsidR="00EA7079" w:rsidRDefault="00EA70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8F891" id="Text Box 39" o:spid="_x0000_s1057" type="#_x0000_t202" style="position:absolute;margin-left:-30.05pt;margin-top:159.35pt;width:495.15pt;height:367.45pt;z-index:25165827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" fillcolor="white [3201]" strokeweight=".5pt">
                <v:textbox>
                  <w:txbxContent>
                    <w:p w14:paraId="4BA0B89F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6FD78659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A49F553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</w:t>
                      </w:r>
                    </w:p>
                    <w:p w14:paraId="425547B2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CAC49A2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PaymentDecorator</w:t>
                      </w:r>
                    </w:p>
                    <w:p w14:paraId="5891C11D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6AAA59A3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_voucher;</w:t>
                      </w:r>
                    </w:p>
                    <w:p w14:paraId="243DB5D5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E756A44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voucher) 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base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(payment)</w:t>
                      </w:r>
                    </w:p>
                    <w:p w14:paraId="297AB441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361FDB3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_voucher = voucher;</w:t>
                      </w:r>
                    </w:p>
                    <w:p w14:paraId="414E9EEF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03407AD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7172AF2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override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ProcessPayment(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amount)</w:t>
                      </w:r>
                    </w:p>
                    <w:p w14:paraId="7ED78178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C8ED4FA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(_voucher !=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&amp;&amp;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.Now &gt;= _voucher.Start &amp;&amp;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.Now &lt;= _voucher.End)</w:t>
                      </w:r>
                    </w:p>
                    <w:p w14:paraId="7E8D4260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0C3848A0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discountedAmount =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)(amount * (1 - _voucher.Discount ));</w:t>
                      </w:r>
                    </w:p>
                    <w:p w14:paraId="6646DD64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_payment.ProcessPayment(discountedAmount) +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 (Đã áp dụng voucher: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{_voucher.Code}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Giảm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{_voucher.Discount}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%)"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47A8392B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1BA5F96B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_payment.ProcessPayment(amount) +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 (Không có voucher hợp lệ)"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495E4CB2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1B125CD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403FAD8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originalPrice)</w:t>
                      </w:r>
                    </w:p>
                    <w:p w14:paraId="67BB1459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F08790B" w14:textId="5928FEC1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)(originalPrice * (1 - _voucher.Discount)); </w:t>
                      </w:r>
                    </w:p>
                    <w:p w14:paraId="53186540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69F12250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62BE3DA3" w14:textId="77777777" w:rsidR="00EA7079" w:rsidRDefault="00EA7079" w:rsidP="00EA7079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5641B45D" w14:textId="52B9323F" w:rsidR="00EA7079" w:rsidRDefault="00EA7079"/>
                  </w:txbxContent>
                </v:textbox>
              </v:shape>
            </w:pict>
          </mc:Fallback>
        </mc:AlternateContent>
      </w:r>
      <w:r w:rsidR="001144CE"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1D738DF9" wp14:editId="221D1101">
                <wp:simplePos x="0" y="0"/>
                <wp:positionH relativeFrom="column">
                  <wp:posOffset>-372769</wp:posOffset>
                </wp:positionH>
                <wp:positionV relativeFrom="paragraph">
                  <wp:posOffset>-434604</wp:posOffset>
                </wp:positionV>
                <wp:extent cx="6280030" cy="2208363"/>
                <wp:effectExtent l="0" t="0" r="26035" b="20955"/>
                <wp:wrapNone/>
                <wp:docPr id="143772534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030" cy="2208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8675B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</w:t>
                            </w:r>
                          </w:p>
                          <w:p w14:paraId="37F1D4B7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37A5555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CashOnDeliveryPayment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</w:p>
                          <w:p w14:paraId="17288A74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09543F30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ProcessPayment(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amount)</w:t>
                            </w:r>
                          </w:p>
                          <w:p w14:paraId="0008CD03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6CADA4E2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$"Thanh toán tiền mặt khi nhận hàng: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{amount}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VNĐ"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5C9B662A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0AB4EAB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GetFinalPrice(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originalPrice)</w:t>
                            </w:r>
                          </w:p>
                          <w:p w14:paraId="56F5E829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32D85845" w14:textId="50222615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originalPrice; </w:t>
                            </w:r>
                          </w:p>
                          <w:p w14:paraId="30BF0DB5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C7DACE6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6C5ECCB8" w14:textId="77777777" w:rsidR="001144CE" w:rsidRDefault="001144CE" w:rsidP="001144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3D5F9789" w14:textId="25C97D1F" w:rsidR="001144CE" w:rsidRDefault="001144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38DF9" id="Text Box 38" o:spid="_x0000_s1058" type="#_x0000_t202" style="position:absolute;margin-left:-29.35pt;margin-top:-34.2pt;width:494.5pt;height:173.9pt;z-index:2516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" fillcolor="white [3201]" strokeweight=".5pt">
                <v:textbox>
                  <w:txbxContent>
                    <w:p w14:paraId="1C88675B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</w:t>
                      </w:r>
                    </w:p>
                    <w:p w14:paraId="37F1D4B7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37A5555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CashOnDeliveryPayment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</w:p>
                    <w:p w14:paraId="17288A74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09543F30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ProcessPayment(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amount)</w:t>
                      </w:r>
                    </w:p>
                    <w:p w14:paraId="0008CD03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6CADA4E2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$"Thanh toán tiền mặt khi nhận hàng: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{amount}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VNĐ"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5C9B662A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0AB4EAB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GetFinalPrice(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originalPrice)</w:t>
                      </w:r>
                    </w:p>
                    <w:p w14:paraId="56F5E829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32D85845" w14:textId="50222615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originalPrice; </w:t>
                      </w:r>
                    </w:p>
                    <w:p w14:paraId="30BF0DB5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C7DACE6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6C5ECCB8" w14:textId="77777777" w:rsidR="001144CE" w:rsidRDefault="001144CE" w:rsidP="001144C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3D5F9789" w14:textId="25C97D1F" w:rsidR="001144CE" w:rsidRDefault="001144CE"/>
                  </w:txbxContent>
                </v:textbox>
              </v:shape>
            </w:pict>
          </mc:Fallback>
        </mc:AlternateContent>
      </w:r>
      <w:r>
        <w:rPr>
          <w:lang w:val="vi-VN"/>
        </w:rPr>
        <w:br w:type="page"/>
      </w:r>
    </w:p>
    <w:p w14:paraId="3FFC807F" w14:textId="07BEE2BA" w:rsidR="00E47D5D" w:rsidRDefault="005F3D47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4CDD6114" wp14:editId="7219F1B3">
                <wp:simplePos x="0" y="0"/>
                <wp:positionH relativeFrom="column">
                  <wp:posOffset>-407275</wp:posOffset>
                </wp:positionH>
                <wp:positionV relativeFrom="paragraph">
                  <wp:posOffset>-538121</wp:posOffset>
                </wp:positionV>
                <wp:extent cx="6098876" cy="2648310"/>
                <wp:effectExtent l="0" t="0" r="16510" b="19050"/>
                <wp:wrapNone/>
                <wp:docPr id="90736010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876" cy="2648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8DD7D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System;</w:t>
                            </w:r>
                          </w:p>
                          <w:p w14:paraId="59F5EF42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System.ComponentModel.DataAnnotations;</w:t>
                            </w:r>
                          </w:p>
                          <w:p w14:paraId="4AE89191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725324E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</w:t>
                            </w:r>
                          </w:p>
                          <w:p w14:paraId="4907B0E1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471979B6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Voucher</w:t>
                            </w:r>
                          </w:p>
                          <w:p w14:paraId="375F0A04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54101F8E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Key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</w:t>
                            </w:r>
                          </w:p>
                          <w:p w14:paraId="09977E34" w14:textId="5259FD71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}  </w:t>
                            </w:r>
                          </w:p>
                          <w:p w14:paraId="13D14EC9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Code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5FC829D8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double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Discount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1CFA1F7C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Start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42968D9F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End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4C3E1BB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09B79C07" w14:textId="77777777" w:rsidR="005F3D47" w:rsidRDefault="005F3D47" w:rsidP="005F3D4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223A5F3E" w14:textId="6A686055" w:rsidR="005F3D47" w:rsidRDefault="005F3D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D6114" id="Text Box 40" o:spid="_x0000_s1059" type="#_x0000_t202" style="position:absolute;margin-left:-32.05pt;margin-top:-42.35pt;width:480.25pt;height:208.5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" fillcolor="white [3201]" strokeweight=".5pt">
                <v:textbox>
                  <w:txbxContent>
                    <w:p w14:paraId="4918DD7D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System;</w:t>
                      </w:r>
                    </w:p>
                    <w:p w14:paraId="59F5EF42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System.ComponentModel.DataAnnotations;</w:t>
                      </w:r>
                    </w:p>
                    <w:p w14:paraId="4AE89191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725324E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</w:t>
                      </w:r>
                    </w:p>
                    <w:p w14:paraId="4907B0E1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471979B6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Voucher</w:t>
                      </w:r>
                    </w:p>
                    <w:p w14:paraId="375F0A04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54101F8E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Key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</w:t>
                      </w:r>
                    </w:p>
                    <w:p w14:paraId="09977E34" w14:textId="5259FD71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}  </w:t>
                      </w:r>
                    </w:p>
                    <w:p w14:paraId="13D14EC9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Code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5FC829D8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double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Discount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1CFA1F7C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Start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42968D9F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End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4C3E1BB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09B79C07" w14:textId="77777777" w:rsidR="005F3D47" w:rsidRDefault="005F3D47" w:rsidP="005F3D4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223A5F3E" w14:textId="6A686055" w:rsidR="005F3D47" w:rsidRDefault="005F3D47"/>
                  </w:txbxContent>
                </v:textbox>
              </v:shape>
            </w:pict>
          </mc:Fallback>
        </mc:AlternateContent>
      </w:r>
    </w:p>
    <w:p w14:paraId="1F8238E1" w14:textId="77777777" w:rsidR="005F3D47" w:rsidRDefault="005F3D47">
      <w:pPr>
        <w:rPr>
          <w:lang w:val="vi-VN"/>
        </w:rPr>
      </w:pPr>
    </w:p>
    <w:p w14:paraId="096C6F82" w14:textId="77777777" w:rsidR="005F3D47" w:rsidRDefault="005F3D47">
      <w:pPr>
        <w:rPr>
          <w:lang w:val="vi-VN"/>
        </w:rPr>
      </w:pPr>
    </w:p>
    <w:p w14:paraId="006117F9" w14:textId="77777777" w:rsidR="005F3D47" w:rsidRDefault="005F3D47">
      <w:pPr>
        <w:rPr>
          <w:lang w:val="vi-VN"/>
        </w:rPr>
      </w:pPr>
    </w:p>
    <w:p w14:paraId="0D2BDB2E" w14:textId="77777777" w:rsidR="005F3D47" w:rsidRDefault="005F3D47">
      <w:pPr>
        <w:rPr>
          <w:lang w:val="vi-VN"/>
        </w:rPr>
      </w:pPr>
    </w:p>
    <w:p w14:paraId="7897FA52" w14:textId="77777777" w:rsidR="005F3D47" w:rsidRDefault="005F3D47">
      <w:pPr>
        <w:rPr>
          <w:lang w:val="vi-VN"/>
        </w:rPr>
      </w:pPr>
    </w:p>
    <w:p w14:paraId="1A8B6EB7" w14:textId="77777777" w:rsidR="005F3D47" w:rsidRDefault="005F3D47">
      <w:pPr>
        <w:rPr>
          <w:lang w:val="vi-VN"/>
        </w:rPr>
      </w:pPr>
    </w:p>
    <w:p w14:paraId="46C92CC8" w14:textId="77777777" w:rsidR="005F3D47" w:rsidRDefault="005F3D47">
      <w:pPr>
        <w:rPr>
          <w:lang w:val="vi-VN"/>
        </w:rPr>
      </w:pPr>
    </w:p>
    <w:p w14:paraId="3FD14C43" w14:textId="77777777" w:rsidR="005F3D47" w:rsidRDefault="005F3D47">
      <w:pPr>
        <w:rPr>
          <w:lang w:val="vi-VN"/>
        </w:rPr>
      </w:pPr>
    </w:p>
    <w:p w14:paraId="2A7F8F79" w14:textId="77777777" w:rsidR="005F3D47" w:rsidRDefault="005F3D47">
      <w:pPr>
        <w:rPr>
          <w:lang w:val="vi-VN"/>
        </w:rPr>
      </w:pPr>
    </w:p>
    <w:p w14:paraId="496BE529" w14:textId="77777777" w:rsidR="005F3D47" w:rsidRDefault="005F3D47">
      <w:pPr>
        <w:rPr>
          <w:lang w:val="vi-VN"/>
        </w:rPr>
      </w:pPr>
    </w:p>
    <w:p w14:paraId="6E1A737B" w14:textId="77777777" w:rsidR="005F3D47" w:rsidRDefault="005F3D47">
      <w:pPr>
        <w:rPr>
          <w:lang w:val="vi-VN"/>
        </w:rPr>
      </w:pPr>
    </w:p>
    <w:p w14:paraId="63B37893" w14:textId="77777777" w:rsidR="005F3D47" w:rsidRDefault="005F3D47">
      <w:pPr>
        <w:rPr>
          <w:lang w:val="vi-VN"/>
        </w:rPr>
      </w:pPr>
    </w:p>
    <w:p w14:paraId="6AC381E1" w14:textId="77777777" w:rsidR="002A292D" w:rsidRPr="002A292D" w:rsidRDefault="002A292D" w:rsidP="002A292D">
      <w:pPr>
        <w:rPr>
          <w:lang w:val="vi-VN"/>
        </w:rPr>
      </w:pPr>
    </w:p>
    <w:p w14:paraId="7D19A803" w14:textId="11669B17" w:rsidR="00587741" w:rsidRPr="002E7558" w:rsidRDefault="00587741" w:rsidP="00587741">
      <w:pPr>
        <w:pStyle w:val="Heading2"/>
        <w:rPr>
          <w:highlight w:val="yellow"/>
        </w:rPr>
      </w:pPr>
      <w:bookmarkStart w:id="40" w:name="_Mẫu_Obserser"/>
      <w:bookmarkStart w:id="41" w:name="_Toc241939891"/>
      <w:bookmarkEnd w:id="40"/>
      <w:proofErr w:type="spellStart"/>
      <w:r w:rsidRPr="002E7558">
        <w:rPr>
          <w:highlight w:val="yellow"/>
        </w:rPr>
        <w:t>Mẫu</w:t>
      </w:r>
      <w:proofErr w:type="spellEnd"/>
      <w:r w:rsidR="001373A1" w:rsidRPr="002E7558">
        <w:rPr>
          <w:highlight w:val="yellow"/>
        </w:rPr>
        <w:t xml:space="preserve"> </w:t>
      </w:r>
      <w:proofErr w:type="spellStart"/>
      <w:r w:rsidR="001373A1" w:rsidRPr="002E7558">
        <w:rPr>
          <w:highlight w:val="yellow"/>
        </w:rPr>
        <w:t>Obserser</w:t>
      </w:r>
      <w:proofErr w:type="spellEnd"/>
      <w:r w:rsidR="002E7558">
        <w:rPr>
          <w:highlight w:val="yellow"/>
        </w:rPr>
        <w:t xml:space="preserve"> (Fail)</w:t>
      </w:r>
      <w:bookmarkEnd w:id="41"/>
    </w:p>
    <w:p w14:paraId="0A7B227F" w14:textId="77777777" w:rsidR="00754509" w:rsidRDefault="00754509" w:rsidP="00754509">
      <w:pPr>
        <w:pStyle w:val="Heading3"/>
      </w:pPr>
      <w:bookmarkStart w:id="42" w:name="_Toc241939892"/>
      <w:r>
        <w:t xml:space="preserve">Lý </w:t>
      </w:r>
      <w:proofErr w:type="spellStart"/>
      <w:r>
        <w:t>thuyết</w:t>
      </w:r>
      <w:bookmarkEnd w:id="42"/>
      <w:proofErr w:type="spellEnd"/>
      <w:r>
        <w:t xml:space="preserve"> </w:t>
      </w:r>
    </w:p>
    <w:p w14:paraId="6E93761B" w14:textId="77777777" w:rsidR="00C15BAE" w:rsidRDefault="00C15BAE" w:rsidP="00072699">
      <w:pPr>
        <w:spacing w:line="360" w:lineRule="auto"/>
        <w:rPr>
          <w:b/>
          <w:bCs/>
        </w:rPr>
      </w:pPr>
      <w:r w:rsidRPr="00C15BAE">
        <w:rPr>
          <w:b/>
          <w:bCs/>
        </w:rPr>
        <w:t xml:space="preserve">Định </w:t>
      </w:r>
      <w:proofErr w:type="spellStart"/>
      <w:r w:rsidRPr="00C15BAE">
        <w:rPr>
          <w:b/>
          <w:bCs/>
        </w:rPr>
        <w:t>nghĩa</w:t>
      </w:r>
      <w:proofErr w:type="spellEnd"/>
    </w:p>
    <w:p w14:paraId="0A0D6B90" w14:textId="396441F6" w:rsidR="00E64AFD" w:rsidRPr="00186465" w:rsidRDefault="00186465" w:rsidP="00072699">
      <w:pPr>
        <w:spacing w:line="360" w:lineRule="auto"/>
      </w:pPr>
      <w:r w:rsidRPr="00186465">
        <w:t xml:space="preserve">Observer Pattern </w:t>
      </w:r>
      <w:proofErr w:type="spellStart"/>
      <w:r w:rsidRPr="00186465">
        <w:t>là</w:t>
      </w:r>
      <w:proofErr w:type="spellEnd"/>
      <w:r w:rsidRPr="00186465">
        <w:t xml:space="preserve"> </w:t>
      </w:r>
      <w:proofErr w:type="spellStart"/>
      <w:r w:rsidRPr="00186465">
        <w:t>một</w:t>
      </w:r>
      <w:proofErr w:type="spellEnd"/>
      <w:r w:rsidRPr="00186465">
        <w:t xml:space="preserve"> </w:t>
      </w:r>
      <w:proofErr w:type="spellStart"/>
      <w:r w:rsidRPr="00186465">
        <w:t>mẫu</w:t>
      </w:r>
      <w:proofErr w:type="spellEnd"/>
      <w:r w:rsidRPr="00186465">
        <w:t xml:space="preserve"> </w:t>
      </w:r>
      <w:proofErr w:type="spellStart"/>
      <w:r w:rsidRPr="00186465">
        <w:t>thiết</w:t>
      </w:r>
      <w:proofErr w:type="spellEnd"/>
      <w:r w:rsidRPr="00186465">
        <w:t xml:space="preserve"> </w:t>
      </w:r>
      <w:proofErr w:type="spellStart"/>
      <w:r w:rsidRPr="00186465">
        <w:t>kế</w:t>
      </w:r>
      <w:proofErr w:type="spellEnd"/>
      <w:r w:rsidRPr="00186465">
        <w:t xml:space="preserve"> </w:t>
      </w:r>
      <w:proofErr w:type="spellStart"/>
      <w:r w:rsidRPr="00186465">
        <w:t>thuộc</w:t>
      </w:r>
      <w:proofErr w:type="spellEnd"/>
      <w:r w:rsidRPr="00186465">
        <w:t xml:space="preserve"> </w:t>
      </w:r>
      <w:proofErr w:type="spellStart"/>
      <w:r w:rsidRPr="00186465">
        <w:t>nhóm</w:t>
      </w:r>
      <w:proofErr w:type="spellEnd"/>
      <w:r w:rsidRPr="00186465">
        <w:t xml:space="preserve"> Behavioral Pattern, </w:t>
      </w:r>
      <w:proofErr w:type="spellStart"/>
      <w:r w:rsidRPr="00186465">
        <w:t>giúp</w:t>
      </w:r>
      <w:proofErr w:type="spellEnd"/>
      <w:r w:rsidRPr="00186465">
        <w:t xml:space="preserve"> </w:t>
      </w:r>
      <w:proofErr w:type="spellStart"/>
      <w:r w:rsidRPr="00186465">
        <w:t>thiết</w:t>
      </w:r>
      <w:proofErr w:type="spellEnd"/>
      <w:r w:rsidRPr="00186465">
        <w:t xml:space="preserve"> </w:t>
      </w:r>
      <w:proofErr w:type="spellStart"/>
      <w:r w:rsidRPr="00186465">
        <w:t>lập</w:t>
      </w:r>
      <w:proofErr w:type="spellEnd"/>
      <w:r w:rsidRPr="00186465">
        <w:t xml:space="preserve"> </w:t>
      </w:r>
      <w:proofErr w:type="spellStart"/>
      <w:r w:rsidRPr="00186465">
        <w:t>mối</w:t>
      </w:r>
      <w:proofErr w:type="spellEnd"/>
      <w:r w:rsidRPr="00186465">
        <w:t xml:space="preserve"> </w:t>
      </w:r>
      <w:proofErr w:type="spellStart"/>
      <w:r w:rsidRPr="00186465">
        <w:t>quan</w:t>
      </w:r>
      <w:proofErr w:type="spellEnd"/>
      <w:r w:rsidRPr="00186465">
        <w:t xml:space="preserve"> </w:t>
      </w:r>
      <w:proofErr w:type="spellStart"/>
      <w:r w:rsidRPr="00186465">
        <w:t>hệ</w:t>
      </w:r>
      <w:proofErr w:type="spellEnd"/>
      <w:r w:rsidRPr="00186465">
        <w:t xml:space="preserve"> </w:t>
      </w:r>
      <w:proofErr w:type="spellStart"/>
      <w:r w:rsidRPr="00186465">
        <w:t>một-nhiều</w:t>
      </w:r>
      <w:proofErr w:type="spellEnd"/>
      <w:r w:rsidRPr="00186465">
        <w:t xml:space="preserve"> </w:t>
      </w:r>
      <w:proofErr w:type="spellStart"/>
      <w:r w:rsidRPr="00186465">
        <w:t>giữa</w:t>
      </w:r>
      <w:proofErr w:type="spellEnd"/>
      <w:r w:rsidRPr="00186465">
        <w:t xml:space="preserve"> </w:t>
      </w:r>
      <w:proofErr w:type="spellStart"/>
      <w:r w:rsidRPr="00186465">
        <w:t>các</w:t>
      </w:r>
      <w:proofErr w:type="spellEnd"/>
      <w:r w:rsidRPr="00186465">
        <w:t xml:space="preserve"> </w:t>
      </w:r>
      <w:proofErr w:type="spellStart"/>
      <w:r w:rsidRPr="00186465">
        <w:t>đối</w:t>
      </w:r>
      <w:proofErr w:type="spellEnd"/>
      <w:r w:rsidRPr="00186465">
        <w:t xml:space="preserve"> </w:t>
      </w:r>
      <w:proofErr w:type="spellStart"/>
      <w:r w:rsidRPr="00186465">
        <w:t>tượng</w:t>
      </w:r>
      <w:proofErr w:type="spellEnd"/>
      <w:r w:rsidRPr="00186465">
        <w:t xml:space="preserve">. Khi </w:t>
      </w:r>
      <w:proofErr w:type="spellStart"/>
      <w:r w:rsidRPr="00186465">
        <w:t>một</w:t>
      </w:r>
      <w:proofErr w:type="spellEnd"/>
      <w:r w:rsidRPr="00186465">
        <w:t xml:space="preserve"> </w:t>
      </w:r>
      <w:proofErr w:type="spellStart"/>
      <w:r w:rsidRPr="00186465">
        <w:t>đối</w:t>
      </w:r>
      <w:proofErr w:type="spellEnd"/>
      <w:r w:rsidRPr="00186465">
        <w:t xml:space="preserve"> </w:t>
      </w:r>
      <w:proofErr w:type="spellStart"/>
      <w:r w:rsidRPr="00186465">
        <w:t>tượng</w:t>
      </w:r>
      <w:proofErr w:type="spellEnd"/>
      <w:r w:rsidRPr="00186465">
        <w:t xml:space="preserve"> (Subject) </w:t>
      </w:r>
      <w:proofErr w:type="spellStart"/>
      <w:r w:rsidRPr="00186465">
        <w:t>thay</w:t>
      </w:r>
      <w:proofErr w:type="spellEnd"/>
      <w:r w:rsidRPr="00186465">
        <w:t xml:space="preserve"> </w:t>
      </w:r>
      <w:proofErr w:type="spellStart"/>
      <w:r w:rsidRPr="00186465">
        <w:t>đổi</w:t>
      </w:r>
      <w:proofErr w:type="spellEnd"/>
      <w:r w:rsidRPr="00186465">
        <w:t xml:space="preserve"> </w:t>
      </w:r>
      <w:proofErr w:type="spellStart"/>
      <w:r w:rsidRPr="00186465">
        <w:t>trạng</w:t>
      </w:r>
      <w:proofErr w:type="spellEnd"/>
      <w:r w:rsidRPr="00186465">
        <w:t xml:space="preserve"> </w:t>
      </w:r>
      <w:proofErr w:type="spellStart"/>
      <w:r w:rsidRPr="00186465">
        <w:t>thái</w:t>
      </w:r>
      <w:proofErr w:type="spellEnd"/>
      <w:r w:rsidRPr="00186465">
        <w:t xml:space="preserve">, </w:t>
      </w:r>
      <w:proofErr w:type="spellStart"/>
      <w:r w:rsidRPr="00186465">
        <w:t>tất</w:t>
      </w:r>
      <w:proofErr w:type="spellEnd"/>
      <w:r w:rsidRPr="00186465">
        <w:t xml:space="preserve"> </w:t>
      </w:r>
      <w:proofErr w:type="spellStart"/>
      <w:r w:rsidRPr="00186465">
        <w:t>cả</w:t>
      </w:r>
      <w:proofErr w:type="spellEnd"/>
      <w:r w:rsidRPr="00186465">
        <w:t xml:space="preserve"> </w:t>
      </w:r>
      <w:proofErr w:type="spellStart"/>
      <w:r w:rsidRPr="00186465">
        <w:t>các</w:t>
      </w:r>
      <w:proofErr w:type="spellEnd"/>
      <w:r w:rsidRPr="00186465">
        <w:t xml:space="preserve"> </w:t>
      </w:r>
      <w:proofErr w:type="spellStart"/>
      <w:r w:rsidRPr="00186465">
        <w:t>đối</w:t>
      </w:r>
      <w:proofErr w:type="spellEnd"/>
      <w:r w:rsidRPr="00186465">
        <w:t xml:space="preserve"> </w:t>
      </w:r>
      <w:proofErr w:type="spellStart"/>
      <w:r w:rsidRPr="00186465">
        <w:t>tượng</w:t>
      </w:r>
      <w:proofErr w:type="spellEnd"/>
      <w:r w:rsidRPr="00186465">
        <w:t xml:space="preserve"> </w:t>
      </w:r>
      <w:proofErr w:type="spellStart"/>
      <w:r w:rsidRPr="00186465">
        <w:t>liên</w:t>
      </w:r>
      <w:proofErr w:type="spellEnd"/>
      <w:r w:rsidRPr="00186465">
        <w:t xml:space="preserve"> </w:t>
      </w:r>
      <w:proofErr w:type="spellStart"/>
      <w:r w:rsidRPr="00186465">
        <w:t>quan</w:t>
      </w:r>
      <w:proofErr w:type="spellEnd"/>
      <w:r w:rsidRPr="00186465">
        <w:t xml:space="preserve"> (Observers) </w:t>
      </w:r>
      <w:proofErr w:type="spellStart"/>
      <w:r w:rsidRPr="00186465">
        <w:t>sẽ</w:t>
      </w:r>
      <w:proofErr w:type="spellEnd"/>
      <w:r w:rsidRPr="00186465">
        <w:t xml:space="preserve"> </w:t>
      </w:r>
      <w:proofErr w:type="spellStart"/>
      <w:r w:rsidRPr="00186465">
        <w:t>được</w:t>
      </w:r>
      <w:proofErr w:type="spellEnd"/>
      <w:r w:rsidRPr="00186465">
        <w:t xml:space="preserve"> </w:t>
      </w:r>
      <w:proofErr w:type="spellStart"/>
      <w:r w:rsidRPr="00186465">
        <w:t>tự</w:t>
      </w:r>
      <w:proofErr w:type="spellEnd"/>
      <w:r w:rsidRPr="00186465">
        <w:t xml:space="preserve"> </w:t>
      </w:r>
      <w:proofErr w:type="spellStart"/>
      <w:r w:rsidRPr="00186465">
        <w:t>động</w:t>
      </w:r>
      <w:proofErr w:type="spellEnd"/>
      <w:r w:rsidRPr="00186465">
        <w:t xml:space="preserve"> </w:t>
      </w:r>
      <w:proofErr w:type="spellStart"/>
      <w:r w:rsidRPr="00186465">
        <w:t>thông</w:t>
      </w:r>
      <w:proofErr w:type="spellEnd"/>
      <w:r w:rsidRPr="00186465">
        <w:t xml:space="preserve"> </w:t>
      </w:r>
      <w:proofErr w:type="spellStart"/>
      <w:r w:rsidRPr="00186465">
        <w:t>báo</w:t>
      </w:r>
      <w:proofErr w:type="spellEnd"/>
      <w:r w:rsidRPr="00186465">
        <w:t xml:space="preserve"> </w:t>
      </w:r>
      <w:proofErr w:type="spellStart"/>
      <w:r w:rsidRPr="00186465">
        <w:t>và</w:t>
      </w:r>
      <w:proofErr w:type="spellEnd"/>
      <w:r w:rsidRPr="00186465">
        <w:t xml:space="preserve"> </w:t>
      </w:r>
      <w:proofErr w:type="spellStart"/>
      <w:r w:rsidRPr="00186465">
        <w:t>cập</w:t>
      </w:r>
      <w:proofErr w:type="spellEnd"/>
      <w:r w:rsidRPr="00186465">
        <w:t xml:space="preserve"> </w:t>
      </w:r>
      <w:proofErr w:type="spellStart"/>
      <w:r w:rsidRPr="00186465">
        <w:t>nhật</w:t>
      </w:r>
      <w:proofErr w:type="spellEnd"/>
      <w:r w:rsidRPr="00186465">
        <w:t>.</w:t>
      </w:r>
    </w:p>
    <w:p w14:paraId="23F7A576" w14:textId="4284AFB4" w:rsidR="00C15BAE" w:rsidRDefault="00C15BAE" w:rsidP="00072699">
      <w:pPr>
        <w:spacing w:line="360" w:lineRule="auto"/>
        <w:rPr>
          <w:b/>
          <w:bCs/>
        </w:rPr>
      </w:pPr>
      <w:proofErr w:type="spellStart"/>
      <w:r w:rsidRPr="00C15BAE">
        <w:rPr>
          <w:b/>
          <w:bCs/>
        </w:rPr>
        <w:t>Mục</w:t>
      </w:r>
      <w:proofErr w:type="spellEnd"/>
      <w:r w:rsidRPr="00C15BAE">
        <w:rPr>
          <w:b/>
          <w:bCs/>
        </w:rPr>
        <w:t xml:space="preserve"> </w:t>
      </w:r>
      <w:proofErr w:type="spellStart"/>
      <w:r w:rsidRPr="00C15BAE">
        <w:rPr>
          <w:b/>
          <w:bCs/>
        </w:rPr>
        <w:t>đích</w:t>
      </w:r>
      <w:proofErr w:type="spellEnd"/>
    </w:p>
    <w:p w14:paraId="2FB95928" w14:textId="7F5D65DF" w:rsidR="00E64AFD" w:rsidRPr="00D45A5E" w:rsidRDefault="009E5243" w:rsidP="00072699">
      <w:pPr>
        <w:spacing w:line="360" w:lineRule="auto"/>
      </w:pPr>
      <w:proofErr w:type="spellStart"/>
      <w:r w:rsidRPr="009E5243">
        <w:t>Cập</w:t>
      </w:r>
      <w:proofErr w:type="spellEnd"/>
      <w:r w:rsidRPr="009E5243">
        <w:t xml:space="preserve"> </w:t>
      </w:r>
      <w:proofErr w:type="spellStart"/>
      <w:r w:rsidRPr="009E5243">
        <w:t>nhật</w:t>
      </w:r>
      <w:proofErr w:type="spellEnd"/>
      <w:r w:rsidRPr="009E5243">
        <w:t xml:space="preserve"> </w:t>
      </w:r>
      <w:proofErr w:type="spellStart"/>
      <w:r w:rsidRPr="009E5243">
        <w:t>trạng</w:t>
      </w:r>
      <w:proofErr w:type="spellEnd"/>
      <w:r w:rsidRPr="009E5243">
        <w:t xml:space="preserve"> </w:t>
      </w:r>
      <w:proofErr w:type="spellStart"/>
      <w:r w:rsidRPr="009E5243">
        <w:t>thái</w:t>
      </w:r>
      <w:proofErr w:type="spellEnd"/>
      <w:r w:rsidRPr="009E5243">
        <w:t xml:space="preserve"> </w:t>
      </w:r>
      <w:proofErr w:type="spellStart"/>
      <w:r w:rsidRPr="009E5243">
        <w:t>đơn</w:t>
      </w:r>
      <w:proofErr w:type="spellEnd"/>
      <w:r w:rsidRPr="009E5243">
        <w:t xml:space="preserve"> </w:t>
      </w:r>
      <w:proofErr w:type="spellStart"/>
      <w:r w:rsidRPr="009E5243">
        <w:t>hàng</w:t>
      </w:r>
      <w:proofErr w:type="spellEnd"/>
      <w:r w:rsidRPr="009E5243">
        <w:t xml:space="preserve"> </w:t>
      </w:r>
      <w:proofErr w:type="spellStart"/>
      <w:r w:rsidRPr="009E5243">
        <w:t>để</w:t>
      </w:r>
      <w:proofErr w:type="spellEnd"/>
      <w:r w:rsidRPr="009E5243">
        <w:t xml:space="preserve"> </w:t>
      </w:r>
      <w:proofErr w:type="spellStart"/>
      <w:r w:rsidRPr="009E5243">
        <w:t>gửi</w:t>
      </w:r>
      <w:proofErr w:type="spellEnd"/>
      <w:r w:rsidRPr="009E5243">
        <w:t xml:space="preserve"> </w:t>
      </w:r>
      <w:proofErr w:type="spellStart"/>
      <w:r w:rsidRPr="009E5243">
        <w:t>thông</w:t>
      </w:r>
      <w:proofErr w:type="spellEnd"/>
      <w:r w:rsidRPr="009E5243">
        <w:t xml:space="preserve"> </w:t>
      </w:r>
      <w:proofErr w:type="spellStart"/>
      <w:r w:rsidRPr="009E5243">
        <w:t>báo</w:t>
      </w:r>
      <w:proofErr w:type="spellEnd"/>
      <w:r w:rsidRPr="009E5243">
        <w:t xml:space="preserve"> </w:t>
      </w:r>
      <w:proofErr w:type="spellStart"/>
      <w:r w:rsidRPr="009E5243">
        <w:t>cho</w:t>
      </w:r>
      <w:proofErr w:type="spellEnd"/>
      <w:r w:rsidRPr="009E5243">
        <w:t xml:space="preserve"> </w:t>
      </w:r>
      <w:proofErr w:type="spellStart"/>
      <w:r w:rsidRPr="009E5243">
        <w:t>khách</w:t>
      </w:r>
      <w:proofErr w:type="spellEnd"/>
      <w:r w:rsidRPr="009E5243">
        <w:t xml:space="preserve"> </w:t>
      </w:r>
      <w:proofErr w:type="spellStart"/>
      <w:r w:rsidRPr="009E5243">
        <w:t>hàng</w:t>
      </w:r>
      <w:proofErr w:type="spellEnd"/>
      <w:r w:rsidRPr="009E5243">
        <w:t xml:space="preserve"> </w:t>
      </w:r>
      <w:proofErr w:type="spellStart"/>
      <w:r w:rsidRPr="009E5243">
        <w:t>khi</w:t>
      </w:r>
      <w:proofErr w:type="spellEnd"/>
      <w:r w:rsidRPr="009E5243">
        <w:t xml:space="preserve"> </w:t>
      </w:r>
      <w:proofErr w:type="spellStart"/>
      <w:r w:rsidRPr="009E5243">
        <w:t>có</w:t>
      </w:r>
      <w:proofErr w:type="spellEnd"/>
      <w:r w:rsidRPr="009E5243">
        <w:t xml:space="preserve"> </w:t>
      </w:r>
      <w:proofErr w:type="spellStart"/>
      <w:r w:rsidRPr="009E5243">
        <w:t>sự</w:t>
      </w:r>
      <w:proofErr w:type="spellEnd"/>
      <w:r w:rsidRPr="009E5243">
        <w:t xml:space="preserve"> </w:t>
      </w:r>
      <w:proofErr w:type="spellStart"/>
      <w:r w:rsidRPr="009E5243">
        <w:t>thay</w:t>
      </w:r>
      <w:proofErr w:type="spellEnd"/>
      <w:r w:rsidRPr="009E5243">
        <w:t xml:space="preserve"> </w:t>
      </w:r>
      <w:proofErr w:type="spellStart"/>
      <w:r w:rsidRPr="009E5243">
        <w:t>đổi</w:t>
      </w:r>
      <w:proofErr w:type="spellEnd"/>
      <w:r w:rsidRPr="009E5243">
        <w:t xml:space="preserve"> (</w:t>
      </w:r>
      <w:proofErr w:type="spellStart"/>
      <w:r w:rsidRPr="009E5243">
        <w:t>ví</w:t>
      </w:r>
      <w:proofErr w:type="spellEnd"/>
      <w:r w:rsidRPr="009E5243">
        <w:t xml:space="preserve"> </w:t>
      </w:r>
      <w:proofErr w:type="spellStart"/>
      <w:r w:rsidRPr="009E5243">
        <w:t>dụ</w:t>
      </w:r>
      <w:proofErr w:type="spellEnd"/>
      <w:r w:rsidRPr="009E5243">
        <w:t xml:space="preserve">: </w:t>
      </w:r>
      <w:proofErr w:type="spellStart"/>
      <w:r w:rsidRPr="009E5243">
        <w:t>đơn</w:t>
      </w:r>
      <w:proofErr w:type="spellEnd"/>
      <w:r w:rsidRPr="009E5243">
        <w:t xml:space="preserve"> </w:t>
      </w:r>
      <w:proofErr w:type="spellStart"/>
      <w:r w:rsidRPr="009E5243">
        <w:t>hàng</w:t>
      </w:r>
      <w:proofErr w:type="spellEnd"/>
      <w:r w:rsidRPr="009E5243">
        <w:t xml:space="preserve"> </w:t>
      </w:r>
      <w:proofErr w:type="spellStart"/>
      <w:r w:rsidRPr="009E5243">
        <w:t>đang</w:t>
      </w:r>
      <w:proofErr w:type="spellEnd"/>
      <w:r w:rsidRPr="009E5243">
        <w:t xml:space="preserve"> </w:t>
      </w:r>
      <w:proofErr w:type="spellStart"/>
      <w:r w:rsidRPr="009E5243">
        <w:t>xử</w:t>
      </w:r>
      <w:proofErr w:type="spellEnd"/>
      <w:r w:rsidRPr="009E5243">
        <w:t xml:space="preserve"> </w:t>
      </w:r>
      <w:proofErr w:type="spellStart"/>
      <w:r w:rsidRPr="009E5243">
        <w:t>lý</w:t>
      </w:r>
      <w:proofErr w:type="spellEnd"/>
      <w:r w:rsidRPr="009E5243">
        <w:t xml:space="preserve">, </w:t>
      </w:r>
      <w:proofErr w:type="spellStart"/>
      <w:r w:rsidRPr="009E5243">
        <w:t>đã</w:t>
      </w:r>
      <w:proofErr w:type="spellEnd"/>
      <w:r w:rsidRPr="009E5243">
        <w:t xml:space="preserve"> </w:t>
      </w:r>
      <w:proofErr w:type="spellStart"/>
      <w:r w:rsidRPr="009E5243">
        <w:t>giao</w:t>
      </w:r>
      <w:proofErr w:type="spellEnd"/>
      <w:r w:rsidRPr="009E5243">
        <w:t xml:space="preserve"> </w:t>
      </w:r>
      <w:proofErr w:type="spellStart"/>
      <w:r w:rsidRPr="009E5243">
        <w:t>hàng</w:t>
      </w:r>
      <w:proofErr w:type="spellEnd"/>
      <w:r w:rsidRPr="009E5243">
        <w:t xml:space="preserve">, </w:t>
      </w:r>
      <w:proofErr w:type="spellStart"/>
      <w:r w:rsidRPr="009E5243">
        <w:t>bị</w:t>
      </w:r>
      <w:proofErr w:type="spellEnd"/>
      <w:r w:rsidRPr="009E5243">
        <w:t xml:space="preserve"> </w:t>
      </w:r>
      <w:proofErr w:type="spellStart"/>
      <w:r w:rsidRPr="009E5243">
        <w:t>hủy</w:t>
      </w:r>
      <w:proofErr w:type="spellEnd"/>
      <w:r w:rsidRPr="009E5243">
        <w:t>)</w:t>
      </w:r>
      <w:r w:rsidR="00866F03">
        <w:t xml:space="preserve">. </w:t>
      </w:r>
      <w:proofErr w:type="spellStart"/>
      <w:r w:rsidR="00866F03" w:rsidRPr="00866F03">
        <w:t>Giúp</w:t>
      </w:r>
      <w:proofErr w:type="spellEnd"/>
      <w:r w:rsidR="00866F03" w:rsidRPr="00866F03">
        <w:t xml:space="preserve"> </w:t>
      </w:r>
      <w:proofErr w:type="spellStart"/>
      <w:r w:rsidR="00866F03" w:rsidRPr="00866F03">
        <w:t>hệ</w:t>
      </w:r>
      <w:proofErr w:type="spellEnd"/>
      <w:r w:rsidR="00866F03" w:rsidRPr="00866F03">
        <w:t xml:space="preserve"> </w:t>
      </w:r>
      <w:proofErr w:type="spellStart"/>
      <w:r w:rsidR="00866F03" w:rsidRPr="00866F03">
        <w:t>thống</w:t>
      </w:r>
      <w:proofErr w:type="spellEnd"/>
      <w:r w:rsidR="00866F03" w:rsidRPr="00866F03">
        <w:t xml:space="preserve"> </w:t>
      </w:r>
      <w:proofErr w:type="spellStart"/>
      <w:r w:rsidR="00866F03" w:rsidRPr="00866F03">
        <w:t>phản</w:t>
      </w:r>
      <w:proofErr w:type="spellEnd"/>
      <w:r w:rsidR="00866F03" w:rsidRPr="00866F03">
        <w:t xml:space="preserve"> </w:t>
      </w:r>
      <w:proofErr w:type="spellStart"/>
      <w:r w:rsidR="00866F03" w:rsidRPr="00866F03">
        <w:t>ứng</w:t>
      </w:r>
      <w:proofErr w:type="spellEnd"/>
      <w:r w:rsidR="00866F03" w:rsidRPr="00866F03">
        <w:t xml:space="preserve"> </w:t>
      </w:r>
      <w:proofErr w:type="spellStart"/>
      <w:r w:rsidR="00866F03" w:rsidRPr="00866F03">
        <w:t>kịp</w:t>
      </w:r>
      <w:proofErr w:type="spellEnd"/>
      <w:r w:rsidR="00866F03" w:rsidRPr="00866F03">
        <w:t xml:space="preserve"> </w:t>
      </w:r>
      <w:proofErr w:type="spellStart"/>
      <w:r w:rsidR="00866F03" w:rsidRPr="00866F03">
        <w:t>thời</w:t>
      </w:r>
      <w:proofErr w:type="spellEnd"/>
      <w:r w:rsidR="00866F03" w:rsidRPr="00866F03">
        <w:t xml:space="preserve"> </w:t>
      </w:r>
      <w:proofErr w:type="spellStart"/>
      <w:r w:rsidR="00866F03" w:rsidRPr="00866F03">
        <w:t>với</w:t>
      </w:r>
      <w:proofErr w:type="spellEnd"/>
      <w:r w:rsidR="00866F03" w:rsidRPr="00866F03">
        <w:t xml:space="preserve"> </w:t>
      </w:r>
      <w:proofErr w:type="spellStart"/>
      <w:r w:rsidR="00866F03" w:rsidRPr="00866F03">
        <w:t>các</w:t>
      </w:r>
      <w:proofErr w:type="spellEnd"/>
      <w:r w:rsidR="00866F03" w:rsidRPr="00866F03">
        <w:t xml:space="preserve"> </w:t>
      </w:r>
      <w:proofErr w:type="spellStart"/>
      <w:r w:rsidR="00866F03" w:rsidRPr="00866F03">
        <w:t>sự</w:t>
      </w:r>
      <w:proofErr w:type="spellEnd"/>
      <w:r w:rsidR="00866F03" w:rsidRPr="00866F03">
        <w:t xml:space="preserve"> </w:t>
      </w:r>
      <w:proofErr w:type="spellStart"/>
      <w:r w:rsidR="00866F03" w:rsidRPr="00866F03">
        <w:t>kiện</w:t>
      </w:r>
      <w:proofErr w:type="spellEnd"/>
      <w:r w:rsidR="00866F03">
        <w:t xml:space="preserve"> </w:t>
      </w:r>
      <w:proofErr w:type="spellStart"/>
      <w:r w:rsidR="00866F03">
        <w:t>và</w:t>
      </w:r>
      <w:proofErr w:type="spellEnd"/>
      <w:r w:rsidR="00866F03">
        <w:t xml:space="preserve"> </w:t>
      </w:r>
      <w:proofErr w:type="spellStart"/>
      <w:r w:rsidR="00866F03">
        <w:t>giảm</w:t>
      </w:r>
      <w:proofErr w:type="spellEnd"/>
      <w:r w:rsidR="00866F03">
        <w:t xml:space="preserve"> </w:t>
      </w:r>
      <w:proofErr w:type="spellStart"/>
      <w:r w:rsidR="00866F03">
        <w:t>sự</w:t>
      </w:r>
      <w:proofErr w:type="spellEnd"/>
      <w:r w:rsidR="00866F03">
        <w:t xml:space="preserve"> </w:t>
      </w:r>
      <w:proofErr w:type="spellStart"/>
      <w:r w:rsidR="00866F03">
        <w:t>phụ</w:t>
      </w:r>
      <w:proofErr w:type="spellEnd"/>
      <w:r w:rsidR="00866F03">
        <w:t xml:space="preserve"> </w:t>
      </w:r>
      <w:proofErr w:type="spellStart"/>
      <w:r w:rsidR="00866F03">
        <w:t>thuộc</w:t>
      </w:r>
      <w:proofErr w:type="spellEnd"/>
      <w:r w:rsidR="00866F03">
        <w:t xml:space="preserve"> </w:t>
      </w:r>
      <w:proofErr w:type="spellStart"/>
      <w:r w:rsidR="00866F03">
        <w:t>vào</w:t>
      </w:r>
      <w:proofErr w:type="spellEnd"/>
      <w:r w:rsidR="00866F03">
        <w:t xml:space="preserve"> </w:t>
      </w:r>
      <w:proofErr w:type="spellStart"/>
      <w:r w:rsidR="00866F03">
        <w:t>các</w:t>
      </w:r>
      <w:proofErr w:type="spellEnd"/>
      <w:r w:rsidR="00866F03">
        <w:t xml:space="preserve"> </w:t>
      </w:r>
      <w:proofErr w:type="spellStart"/>
      <w:r w:rsidR="00866F03">
        <w:t>thành</w:t>
      </w:r>
      <w:proofErr w:type="spellEnd"/>
      <w:r w:rsidR="00866F03">
        <w:t xml:space="preserve"> </w:t>
      </w:r>
      <w:proofErr w:type="spellStart"/>
      <w:r w:rsidR="00866F03">
        <w:t>phần</w:t>
      </w:r>
      <w:proofErr w:type="spellEnd"/>
      <w:r w:rsidR="00AD7601">
        <w:t xml:space="preserve">, </w:t>
      </w:r>
      <w:proofErr w:type="spellStart"/>
      <w:r w:rsidR="00AD7601">
        <w:t>dễ</w:t>
      </w:r>
      <w:proofErr w:type="spellEnd"/>
      <w:r w:rsidR="00AD7601">
        <w:t xml:space="preserve"> </w:t>
      </w:r>
      <w:proofErr w:type="spellStart"/>
      <w:r w:rsidR="00AD7601">
        <w:t>dàng</w:t>
      </w:r>
      <w:proofErr w:type="spellEnd"/>
      <w:r w:rsidR="00AD7601">
        <w:t xml:space="preserve"> </w:t>
      </w:r>
      <w:proofErr w:type="spellStart"/>
      <w:r w:rsidR="00C55746">
        <w:t>mở</w:t>
      </w:r>
      <w:proofErr w:type="spellEnd"/>
      <w:r w:rsidR="00C55746">
        <w:t xml:space="preserve"> </w:t>
      </w:r>
      <w:proofErr w:type="spellStart"/>
      <w:r w:rsidR="00C55746">
        <w:t>rộng</w:t>
      </w:r>
      <w:proofErr w:type="spellEnd"/>
      <w:r w:rsidR="00C55746">
        <w:t xml:space="preserve"> </w:t>
      </w:r>
      <w:proofErr w:type="spellStart"/>
      <w:r w:rsidR="00C55746">
        <w:t>mà</w:t>
      </w:r>
      <w:proofErr w:type="spellEnd"/>
      <w:r w:rsidR="00C55746">
        <w:t xml:space="preserve"> </w:t>
      </w:r>
      <w:proofErr w:type="spellStart"/>
      <w:r w:rsidR="00C55746">
        <w:t>không</w:t>
      </w:r>
      <w:proofErr w:type="spellEnd"/>
      <w:r w:rsidR="00C55746">
        <w:t xml:space="preserve"> </w:t>
      </w:r>
      <w:proofErr w:type="spellStart"/>
      <w:r w:rsidR="00C55746">
        <w:t>cần</w:t>
      </w:r>
      <w:proofErr w:type="spellEnd"/>
      <w:r w:rsidR="00C55746">
        <w:t xml:space="preserve"> can </w:t>
      </w:r>
      <w:proofErr w:type="spellStart"/>
      <w:r w:rsidR="00C55746">
        <w:t>thiệp</w:t>
      </w:r>
      <w:proofErr w:type="spellEnd"/>
      <w:r w:rsidR="00C55746">
        <w:t xml:space="preserve"> </w:t>
      </w:r>
      <w:proofErr w:type="spellStart"/>
      <w:r w:rsidR="00C55746">
        <w:t>vào</w:t>
      </w:r>
      <w:proofErr w:type="spellEnd"/>
      <w:r w:rsidR="00C55746">
        <w:t xml:space="preserve"> logic </w:t>
      </w:r>
      <w:proofErr w:type="spellStart"/>
      <w:r w:rsidR="00C55746">
        <w:t>chính</w:t>
      </w:r>
      <w:proofErr w:type="spellEnd"/>
      <w:r w:rsidR="00C55746">
        <w:t>.</w:t>
      </w:r>
    </w:p>
    <w:p w14:paraId="30E706C7" w14:textId="77777777" w:rsidR="00754509" w:rsidRDefault="00754509" w:rsidP="00754509">
      <w:pPr>
        <w:pStyle w:val="Heading3"/>
      </w:pPr>
      <w:bookmarkStart w:id="43" w:name="_Toc241939893"/>
      <w:r>
        <w:lastRenderedPageBreak/>
        <w:t>Class Diagram</w:t>
      </w:r>
      <w:bookmarkEnd w:id="43"/>
      <w:r>
        <w:t xml:space="preserve"> </w:t>
      </w:r>
    </w:p>
    <w:p w14:paraId="1C5B5A97" w14:textId="0129DFA7" w:rsidR="00A911F8" w:rsidRPr="00A911F8" w:rsidRDefault="00593608" w:rsidP="00A911F8">
      <w:r w:rsidRPr="00593608">
        <w:rPr>
          <w:noProof/>
        </w:rPr>
        <w:drawing>
          <wp:inline distT="0" distB="0" distL="0" distR="0" wp14:anchorId="38C8BEB5" wp14:editId="51648AD8">
            <wp:extent cx="5972175" cy="3379470"/>
            <wp:effectExtent l="0" t="0" r="9525" b="0"/>
            <wp:docPr id="190736005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60055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A423" w14:textId="77777777" w:rsidR="006A11B1" w:rsidRPr="006A11B1" w:rsidRDefault="006A11B1" w:rsidP="006A11B1"/>
    <w:p w14:paraId="79A65C1F" w14:textId="5A46AA3F" w:rsidR="00F634BA" w:rsidRDefault="00754509" w:rsidP="00F634BA">
      <w:pPr>
        <w:pStyle w:val="Heading3"/>
      </w:pPr>
      <w:bookmarkStart w:id="44" w:name="_Toc241939894"/>
      <w:r>
        <w:t>Code</w:t>
      </w:r>
      <w:bookmarkEnd w:id="44"/>
    </w:p>
    <w:p w14:paraId="72878921" w14:textId="77777777" w:rsidR="00DE4144" w:rsidRDefault="00DE4144" w:rsidP="0026780C">
      <w:pPr>
        <w:rPr>
          <w:lang w:val="vi-VN"/>
        </w:rPr>
      </w:pPr>
    </w:p>
    <w:p w14:paraId="0C4810A8" w14:textId="77777777" w:rsidR="00C054D7" w:rsidRDefault="00C054D7" w:rsidP="0026780C">
      <w:pPr>
        <w:rPr>
          <w:lang w:val="vi-VN"/>
        </w:rPr>
      </w:pPr>
    </w:p>
    <w:p w14:paraId="5FDA9925" w14:textId="77777777" w:rsidR="00C054D7" w:rsidRDefault="00C054D7" w:rsidP="0026780C">
      <w:pPr>
        <w:rPr>
          <w:lang w:val="vi-VN"/>
        </w:rPr>
      </w:pPr>
    </w:p>
    <w:p w14:paraId="7D605404" w14:textId="77777777" w:rsidR="00C054D7" w:rsidRDefault="00C054D7" w:rsidP="0026780C">
      <w:pPr>
        <w:rPr>
          <w:lang w:val="vi-VN"/>
        </w:rPr>
      </w:pPr>
    </w:p>
    <w:p w14:paraId="2E4769A5" w14:textId="77777777" w:rsidR="00C054D7" w:rsidRDefault="00C054D7" w:rsidP="0026780C">
      <w:pPr>
        <w:rPr>
          <w:lang w:val="vi-VN"/>
        </w:rPr>
      </w:pPr>
    </w:p>
    <w:p w14:paraId="6EEF3CB5" w14:textId="77777777" w:rsidR="00C054D7" w:rsidRDefault="00C054D7" w:rsidP="0026780C">
      <w:pPr>
        <w:rPr>
          <w:lang w:val="vi-VN"/>
        </w:rPr>
      </w:pPr>
    </w:p>
    <w:p w14:paraId="69F12E37" w14:textId="77777777" w:rsidR="00C054D7" w:rsidRDefault="00C054D7" w:rsidP="0026780C">
      <w:pPr>
        <w:rPr>
          <w:lang w:val="vi-VN"/>
        </w:rPr>
      </w:pPr>
    </w:p>
    <w:p w14:paraId="25B1DF03" w14:textId="77777777" w:rsidR="00C054D7" w:rsidRDefault="00C054D7" w:rsidP="0026780C">
      <w:pPr>
        <w:rPr>
          <w:lang w:val="vi-VN"/>
        </w:rPr>
      </w:pPr>
    </w:p>
    <w:p w14:paraId="2E906912" w14:textId="77777777" w:rsidR="00C054D7" w:rsidRDefault="00C054D7" w:rsidP="0026780C">
      <w:pPr>
        <w:rPr>
          <w:lang w:val="vi-VN"/>
        </w:rPr>
      </w:pPr>
    </w:p>
    <w:p w14:paraId="43176069" w14:textId="77777777" w:rsidR="00C054D7" w:rsidRDefault="00C054D7" w:rsidP="0026780C">
      <w:pPr>
        <w:rPr>
          <w:lang w:val="vi-VN"/>
        </w:rPr>
      </w:pPr>
    </w:p>
    <w:p w14:paraId="4088A641" w14:textId="4834A0BF" w:rsidR="008F21E1" w:rsidRDefault="008F21E1">
      <w:pPr>
        <w:rPr>
          <w:lang w:val="vi-VN"/>
        </w:rPr>
      </w:pPr>
      <w:r>
        <w:rPr>
          <w:lang w:val="vi-VN"/>
        </w:rPr>
        <w:br w:type="page"/>
      </w:r>
    </w:p>
    <w:p w14:paraId="1C98D098" w14:textId="4A90F7B3" w:rsidR="00E977E1" w:rsidRDefault="00F5613C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3B0221CA" wp14:editId="6FE417E4">
                <wp:simplePos x="0" y="0"/>
                <wp:positionH relativeFrom="column">
                  <wp:posOffset>-467660</wp:posOffset>
                </wp:positionH>
                <wp:positionV relativeFrom="paragraph">
                  <wp:posOffset>-408724</wp:posOffset>
                </wp:positionV>
                <wp:extent cx="6383548" cy="8773064"/>
                <wp:effectExtent l="0" t="0" r="17780" b="28575"/>
                <wp:wrapNone/>
                <wp:docPr id="111625013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3548" cy="8773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808F7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ClothingStore.Factories;</w:t>
                            </w:r>
                          </w:p>
                          <w:p w14:paraId="6C9CAF50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51FE8A1F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ClothingStore.Observer;</w:t>
                            </w:r>
                          </w:p>
                          <w:p w14:paraId="2D059D0E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ClothingStore.Template;</w:t>
                            </w:r>
                          </w:p>
                          <w:p w14:paraId="4B66FB1A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ClothingStore.UnitOfWork;</w:t>
                            </w:r>
                          </w:p>
                          <w:p w14:paraId="48BBE631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Microsoft.AspNetCore.Mvc;</w:t>
                            </w:r>
                          </w:p>
                          <w:p w14:paraId="6B7AC628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System.Text.Json;</w:t>
                            </w:r>
                          </w:p>
                          <w:p w14:paraId="6010DCFF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01FB1535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8693B51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ClothingStore.Controllers.Admin</w:t>
                            </w:r>
                          </w:p>
                          <w:p w14:paraId="18155A96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0640F3E7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Area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"Admin"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04D99C5E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OrderController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Controller</w:t>
                            </w:r>
                          </w:p>
                          <w:p w14:paraId="2B508583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4B1EB161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IUnitOfWork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_unitOfWork;</w:t>
                            </w:r>
                          </w:p>
                          <w:p w14:paraId="7387B851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OrderSubject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_orderSubject;</w:t>
                            </w:r>
                          </w:p>
                          <w:p w14:paraId="38B6F2B6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_context;</w:t>
                            </w:r>
                          </w:p>
                          <w:p w14:paraId="5D8A108C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4A9C24C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OrderController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IUnitOfWork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unitOfWork,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OrderSubject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orderSubject,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ClothingStoreContext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context)</w:t>
                            </w:r>
                          </w:p>
                          <w:p w14:paraId="4F8FA59D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4D1673A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_unitOfWork = unitOfWork;</w:t>
                            </w:r>
                          </w:p>
                          <w:p w14:paraId="00720B31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_orderSubject = orderSubject;</w:t>
                            </w:r>
                          </w:p>
                          <w:p w14:paraId="32241897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_context = context;</w:t>
                            </w:r>
                          </w:p>
                          <w:p w14:paraId="2DD01EC4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439163D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D16F9DD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Index()</w:t>
                            </w:r>
                          </w:p>
                          <w:p w14:paraId="357C715C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2159EF5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_unitOfWork.OrderRepository.GetAllAsync();</w:t>
                            </w:r>
                          </w:p>
                          <w:p w14:paraId="127FC9E4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View(orders);</w:t>
                            </w:r>
                          </w:p>
                          <w:p w14:paraId="4B70DBBD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3AABD13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8244C76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Details(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id)</w:t>
                            </w:r>
                          </w:p>
                          <w:p w14:paraId="7395F413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AC1795B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_unitOfWork.OrderRepository.GetByIdAsync(id);</w:t>
                            </w:r>
                          </w:p>
                          <w:p w14:paraId="4B598D05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(order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4583E769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705184E1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NotFound();</w:t>
                            </w:r>
                          </w:p>
                          <w:p w14:paraId="02638E7F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405E6133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View(order);</w:t>
                            </w:r>
                          </w:p>
                          <w:p w14:paraId="7FC3AACE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07CAA68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9A21E24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B6B140E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HttpPost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</w:t>
                            </w:r>
                          </w:p>
                          <w:p w14:paraId="55ED5A24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UpdateStatus(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status)</w:t>
                            </w:r>
                          </w:p>
                          <w:p w14:paraId="0DA7F711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FBDEE6F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_unitOfWork.OrderRepository.GetByIdAsync(id);</w:t>
                            </w:r>
                          </w:p>
                          <w:p w14:paraId="34711F6C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(order ==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</w:t>
                            </w:r>
                          </w:p>
                          <w:p w14:paraId="72CF38E4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2C667AF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NotFound();</w:t>
                            </w:r>
                          </w:p>
                          <w:p w14:paraId="60846AEE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53071BCE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2C28487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order.StatusOrder = status;</w:t>
                            </w:r>
                          </w:p>
                          <w:p w14:paraId="0B630EF4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_unitOfWork.CompleteAsync();</w:t>
                            </w:r>
                          </w:p>
                          <w:p w14:paraId="72416D4C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3785896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_orderSubject.NotifyObservers(order);</w:t>
                            </w:r>
                          </w:p>
                          <w:p w14:paraId="1AEB61D7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315256F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RedirectToAction(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"Index"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6D49F33B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9050B74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1954611" w14:textId="638D846A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</w:p>
                          <w:p w14:paraId="28227AA9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F1CE268" w14:textId="77777777" w:rsid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31FF25C" w14:textId="77777777" w:rsidR="00F5613C" w:rsidRP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</w:p>
                          <w:p w14:paraId="6576D2FB" w14:textId="6B1E73C8" w:rsidR="00F5613C" w:rsidRPr="00F5613C" w:rsidRDefault="00F5613C" w:rsidP="00F5613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vi-VN"/>
                              </w:rPr>
                            </w:pPr>
                          </w:p>
                          <w:p w14:paraId="57E26E94" w14:textId="77777777" w:rsidR="00F5613C" w:rsidRDefault="00F561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221CA" id="Text Box 47" o:spid="_x0000_s1060" type="#_x0000_t202" style="position:absolute;margin-left:-36.8pt;margin-top:-32.2pt;width:502.65pt;height:690.8pt;z-index:25165827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" fillcolor="white [3201]" strokeweight=".5pt">
                <v:textbox>
                  <w:txbxContent>
                    <w:p w14:paraId="1D9808F7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ClothingStore.Factories;</w:t>
                      </w:r>
                    </w:p>
                    <w:p w14:paraId="6C9CAF50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51FE8A1F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ClothingStore.Observer;</w:t>
                      </w:r>
                    </w:p>
                    <w:p w14:paraId="2D059D0E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ClothingStore.Template;</w:t>
                      </w:r>
                    </w:p>
                    <w:p w14:paraId="4B66FB1A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ClothingStore.UnitOfWork;</w:t>
                      </w:r>
                    </w:p>
                    <w:p w14:paraId="48BBE631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Microsoft.AspNetCore.Mvc;</w:t>
                      </w:r>
                    </w:p>
                    <w:p w14:paraId="6B7AC628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System.Text.Json;</w:t>
                      </w:r>
                    </w:p>
                    <w:p w14:paraId="6010DCFF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01FB1535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8693B51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ClothingStore.Controllers.Admin</w:t>
                      </w:r>
                    </w:p>
                    <w:p w14:paraId="18155A96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0640F3E7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Area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"Admin"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04D99C5E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OrderController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Controller</w:t>
                      </w:r>
                    </w:p>
                    <w:p w14:paraId="2B508583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4B1EB161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IUnitOfWork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_unitOfWork;</w:t>
                      </w:r>
                    </w:p>
                    <w:p w14:paraId="7387B851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OrderSubject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_orderSubject;</w:t>
                      </w:r>
                    </w:p>
                    <w:p w14:paraId="38B6F2B6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_context;</w:t>
                      </w:r>
                    </w:p>
                    <w:p w14:paraId="5D8A108C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4A9C24C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OrderController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IUnitOfWork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unitOfWork,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OrderSubject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orderSubject,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ClothingStoreContext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context)</w:t>
                      </w:r>
                    </w:p>
                    <w:p w14:paraId="4F8FA59D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4D1673A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_unitOfWork = unitOfWork;</w:t>
                      </w:r>
                    </w:p>
                    <w:p w14:paraId="00720B31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_orderSubject = orderSubject;</w:t>
                      </w:r>
                    </w:p>
                    <w:p w14:paraId="32241897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_context = context;</w:t>
                      </w:r>
                    </w:p>
                    <w:p w14:paraId="2DD01EC4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439163D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D16F9DD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Index()</w:t>
                      </w:r>
                    </w:p>
                    <w:p w14:paraId="357C715C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2159EF5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_unitOfWork.OrderRepository.GetAllAsync();</w:t>
                      </w:r>
                    </w:p>
                    <w:p w14:paraId="127FC9E4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View(orders);</w:t>
                      </w:r>
                    </w:p>
                    <w:p w14:paraId="4B70DBBD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3AABD13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8244C76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Details(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id)</w:t>
                      </w:r>
                    </w:p>
                    <w:p w14:paraId="7395F413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AC1795B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_unitOfWork.OrderRepository.GetByIdAsync(id);</w:t>
                      </w:r>
                    </w:p>
                    <w:p w14:paraId="4B598D05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(order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4583E769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705184E1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NotFound();</w:t>
                      </w:r>
                    </w:p>
                    <w:p w14:paraId="02638E7F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405E6133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View(order);</w:t>
                      </w:r>
                    </w:p>
                    <w:p w14:paraId="7FC3AACE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07CAA68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9A21E24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B6B140E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HttpPost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</w:t>
                      </w:r>
                    </w:p>
                    <w:p w14:paraId="55ED5A24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UpdateStatus(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status)</w:t>
                      </w:r>
                    </w:p>
                    <w:p w14:paraId="0DA7F711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FBDEE6F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_unitOfWork.OrderRepository.GetByIdAsync(id);</w:t>
                      </w:r>
                    </w:p>
                    <w:p w14:paraId="34711F6C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(order ==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</w:t>
                      </w:r>
                    </w:p>
                    <w:p w14:paraId="72CF38E4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2C667AF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NotFound();</w:t>
                      </w:r>
                    </w:p>
                    <w:p w14:paraId="60846AEE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53071BCE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2C28487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order.StatusOrder = status;</w:t>
                      </w:r>
                    </w:p>
                    <w:p w14:paraId="0B630EF4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_unitOfWork.CompleteAsync();</w:t>
                      </w:r>
                    </w:p>
                    <w:p w14:paraId="72416D4C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3785896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_orderSubject.NotifyObservers(order);</w:t>
                      </w:r>
                    </w:p>
                    <w:p w14:paraId="1AEB61D7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315256F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RedirectToAction(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"Index"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6D49F33B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9050B74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1954611" w14:textId="638D846A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</w:p>
                    <w:p w14:paraId="28227AA9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F1CE268" w14:textId="77777777" w:rsid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31FF25C" w14:textId="77777777" w:rsidR="00F5613C" w:rsidRP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</w:p>
                    <w:p w14:paraId="6576D2FB" w14:textId="6B1E73C8" w:rsidR="00F5613C" w:rsidRPr="00F5613C" w:rsidRDefault="00F5613C" w:rsidP="00F5613C">
                      <w:pPr>
                        <w:autoSpaceDE w:val="0"/>
                        <w:autoSpaceDN w:val="0"/>
                        <w:adjustRightInd w:val="0"/>
                        <w:rPr>
                          <w:lang w:val="vi-VN"/>
                        </w:rPr>
                      </w:pPr>
                    </w:p>
                    <w:p w14:paraId="57E26E94" w14:textId="77777777" w:rsidR="00F5613C" w:rsidRDefault="00F5613C"/>
                  </w:txbxContent>
                </v:textbox>
              </v:shape>
            </w:pict>
          </mc:Fallback>
        </mc:AlternateContent>
      </w:r>
      <w:r>
        <w:rPr>
          <w:lang w:val="vi-VN"/>
        </w:rPr>
        <w:br w:type="page"/>
      </w:r>
      <w:r w:rsidR="00E977E1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554C18F0" wp14:editId="67AA204F">
                <wp:simplePos x="0" y="0"/>
                <wp:positionH relativeFrom="column">
                  <wp:posOffset>-338263</wp:posOffset>
                </wp:positionH>
                <wp:positionV relativeFrom="paragraph">
                  <wp:posOffset>-331087</wp:posOffset>
                </wp:positionV>
                <wp:extent cx="6288656" cy="8505646"/>
                <wp:effectExtent l="0" t="0" r="17145" b="10160"/>
                <wp:wrapNone/>
                <wp:docPr id="1778291158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8656" cy="8505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89E73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GetStatistics(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period)</w:t>
                            </w:r>
                          </w:p>
                          <w:p w14:paraId="6D23868E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6EDDB31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.IsNullOrEmpty(period))</w:t>
                            </w:r>
                          </w:p>
                          <w:p w14:paraId="6DFEA5F6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5D31D34A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BadRequest(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"Period cannot be null or empty."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5B83A0B6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63B9565C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832E502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strategy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OrderStatisticsFactory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.GetStatisticsStrategy(period);</w:t>
                            </w:r>
                          </w:p>
                          <w:p w14:paraId="3388528C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statistics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strategy.GetStatisticsAsync(_context.Orders);</w:t>
                            </w:r>
                          </w:p>
                          <w:p w14:paraId="0FD39004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248A40C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View(statistics);</w:t>
                            </w:r>
                          </w:p>
                          <w:p w14:paraId="77CA3BD8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466C55B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38AD975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ExportStatisticsToJson(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period)</w:t>
                            </w:r>
                          </w:p>
                          <w:p w14:paraId="00C50A2A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223AAA0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.IsNullOrEmpty(period))</w:t>
                            </w:r>
                          </w:p>
                          <w:p w14:paraId="4D558CE6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660B318D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BadRequest(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"Period cannot be null or empty."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5678D639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74BF270A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4499EC5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strategy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OrderStatisticsFactory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.GetStatisticsStrategy(period);</w:t>
                            </w:r>
                          </w:p>
                          <w:p w14:paraId="775CDA62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statistics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strategy.GetStatisticsAsync(_context.Orders);</w:t>
                            </w:r>
                          </w:p>
                          <w:p w14:paraId="4032D43E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9052510" w14:textId="53B79009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</w:p>
                          <w:p w14:paraId="556BCF25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json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JsonSerializer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.Serialize(statistics,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JsonSerializerOptions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{ WriteIndented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true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});</w:t>
                            </w:r>
                          </w:p>
                          <w:p w14:paraId="23F6B3DB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A5EA43C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File(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MemoryStream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(System.Text.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Encoding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.UTF8.GetBytes(json)),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"application/json"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"OrderStatistics.json"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2BCF7D2C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201BFA0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8213145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IActionResult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ExportStatisticsToPdf(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period)</w:t>
                            </w:r>
                          </w:p>
                          <w:p w14:paraId="1C6BFD3C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5DEA01D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.IsNullOrEmpty(period))</w:t>
                            </w:r>
                          </w:p>
                          <w:p w14:paraId="78B17703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4B2F9F4E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BadRequest(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"Period cannot be null or empty."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CFF5EDB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6BE6EA7F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4BEFC8E" w14:textId="54978434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</w:p>
                          <w:p w14:paraId="7DEB9525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result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GetStatistics(period)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ViewResult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51C5AA2C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71E2C08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(result?.Model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not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 statistics)</w:t>
                            </w:r>
                          </w:p>
                          <w:p w14:paraId="4B8C04C6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559FFFE9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BadRequest(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"Không thể lấy dữ liệu thống kê."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762981A1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315F0496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53FB527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pdfExporter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PdfStatisticsExporter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();</w:t>
                            </w:r>
                          </w:p>
                          <w:p w14:paraId="181557A9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byte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[] fileBytes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pdfExporter.ExportAsync(statistics);</w:t>
                            </w:r>
                          </w:p>
                          <w:p w14:paraId="05D0B49B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2AD595A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File(fileBytes,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"application/pdf"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"ThongKe.pdf"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3F49B0A1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0909EFA7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D3B8101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ED0EB10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FD6ADA3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29D0247A" w14:textId="77777777" w:rsidR="00E977E1" w:rsidRDefault="00E977E1" w:rsidP="00E977E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1BEF9BBB" w14:textId="77777777" w:rsidR="00E977E1" w:rsidRDefault="00E977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C18F0" id="Text Box 49" o:spid="_x0000_s1061" type="#_x0000_t202" style="position:absolute;margin-left:-26.65pt;margin-top:-26.05pt;width:495.15pt;height:669.75pt;z-index:2516582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" fillcolor="white [3201]" strokeweight=".5pt">
                <v:textbox>
                  <w:txbxContent>
                    <w:p w14:paraId="4E389E73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GetStatistics(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period)</w:t>
                      </w:r>
                    </w:p>
                    <w:p w14:paraId="6D23868E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6EDDB31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.IsNullOrEmpty(period))</w:t>
                      </w:r>
                    </w:p>
                    <w:p w14:paraId="6DFEA5F6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5D31D34A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BadRequest(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"Period cannot be null or empty."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5B83A0B6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63B9565C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832E502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strategy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OrderStatisticsFactory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.GetStatisticsStrategy(period);</w:t>
                      </w:r>
                    </w:p>
                    <w:p w14:paraId="3388528C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statistics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strategy.GetStatisticsAsync(_context.Orders);</w:t>
                      </w:r>
                    </w:p>
                    <w:p w14:paraId="0FD39004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248A40C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View(statistics);</w:t>
                      </w:r>
                    </w:p>
                    <w:p w14:paraId="77CA3BD8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466C55B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38AD975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ExportStatisticsToJson(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period)</w:t>
                      </w:r>
                    </w:p>
                    <w:p w14:paraId="00C50A2A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223AAA0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.IsNullOrEmpty(period))</w:t>
                      </w:r>
                    </w:p>
                    <w:p w14:paraId="4D558CE6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660B318D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BadRequest(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"Period cannot be null or empty."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5678D639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74BF270A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4499EC5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strategy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OrderStatisticsFactory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.GetStatisticsStrategy(period);</w:t>
                      </w:r>
                    </w:p>
                    <w:p w14:paraId="775CDA62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statistics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strategy.GetStatisticsAsync(_context.Orders);</w:t>
                      </w:r>
                    </w:p>
                    <w:p w14:paraId="4032D43E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9052510" w14:textId="53B79009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</w:p>
                    <w:p w14:paraId="556BCF25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json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JsonSerializer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.Serialize(statistics,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JsonSerializerOptions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{ WriteIndented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true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});</w:t>
                      </w:r>
                    </w:p>
                    <w:p w14:paraId="23F6B3DB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A5EA43C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File(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MemoryStream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(System.Text.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Encoding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.UTF8.GetBytes(json)),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"application/json"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"OrderStatistics.json"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2BCF7D2C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201BFA0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8213145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IActionResult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ExportStatisticsToPdf(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period)</w:t>
                      </w:r>
                    </w:p>
                    <w:p w14:paraId="1C6BFD3C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5DEA01D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.IsNullOrEmpty(period))</w:t>
                      </w:r>
                    </w:p>
                    <w:p w14:paraId="78B17703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4B2F9F4E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BadRequest(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"Period cannot be null or empty."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CFF5EDB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6BE6EA7F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4BEFC8E" w14:textId="54978434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</w:p>
                    <w:p w14:paraId="7DEB9525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result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GetStatistics(period)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ViewResult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51C5AA2C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71E2C08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(result?.Model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not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 statistics)</w:t>
                      </w:r>
                    </w:p>
                    <w:p w14:paraId="4B8C04C6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559FFFE9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BadRequest(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"Không thể lấy dữ liệu thống kê."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762981A1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315F0496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53FB527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pdfExporter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PdfStatisticsExporter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();</w:t>
                      </w:r>
                    </w:p>
                    <w:p w14:paraId="181557A9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byte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[] fileBytes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pdfExporter.ExportAsync(statistics);</w:t>
                      </w:r>
                    </w:p>
                    <w:p w14:paraId="05D0B49B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2AD595A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File(fileBytes,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"application/pdf"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"ThongKe.pdf"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3F49B0A1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0909EFA7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D3B8101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ED0EB10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FD6ADA3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29D0247A" w14:textId="77777777" w:rsidR="00E977E1" w:rsidRDefault="00E977E1" w:rsidP="00E977E1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1BEF9BBB" w14:textId="77777777" w:rsidR="00E977E1" w:rsidRDefault="00E977E1"/>
                  </w:txbxContent>
                </v:textbox>
              </v:shape>
            </w:pict>
          </mc:Fallback>
        </mc:AlternateContent>
      </w:r>
      <w:r w:rsidR="00E977E1">
        <w:rPr>
          <w:lang w:val="vi-VN"/>
        </w:rPr>
        <w:br w:type="page"/>
      </w:r>
    </w:p>
    <w:p w14:paraId="50A4A0C0" w14:textId="21B19B64" w:rsidR="00F5613C" w:rsidRDefault="00BE7858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5A31848" wp14:editId="627C13A0">
                <wp:simplePos x="0" y="0"/>
                <wp:positionH relativeFrom="column">
                  <wp:posOffset>-363699</wp:posOffset>
                </wp:positionH>
                <wp:positionV relativeFrom="paragraph">
                  <wp:posOffset>-701914</wp:posOffset>
                </wp:positionV>
                <wp:extent cx="6357668" cy="5184476"/>
                <wp:effectExtent l="0" t="0" r="24130" b="16510"/>
                <wp:wrapNone/>
                <wp:docPr id="1167505931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5184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7D0C3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ClothingStore.Decorator;</w:t>
                            </w:r>
                          </w:p>
                          <w:p w14:paraId="3260A0E2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System.ComponentModel.DataAnnotations;</w:t>
                            </w:r>
                          </w:p>
                          <w:p w14:paraId="4008C1FD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System.ComponentModel.DataAnnotations.Schema;</w:t>
                            </w:r>
                          </w:p>
                          <w:p w14:paraId="2B06D01E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F6AD422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</w:t>
                            </w:r>
                          </w:p>
                          <w:p w14:paraId="0058EFE7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6EF81255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</w:p>
                          <w:p w14:paraId="3DE44788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79990FFC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Key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</w:t>
                            </w:r>
                          </w:p>
                          <w:p w14:paraId="00071FC0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IdOrder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4D32CBD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Required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(ErrorMessage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"Số điện thoại không được để trống"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)]</w:t>
                            </w:r>
                          </w:p>
                          <w:p w14:paraId="546823A1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IdCus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A2BB094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Customer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Customer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921F67B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StatusOrder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66F9A8EB" w14:textId="3E70E94F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CustomerPhone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} </w:t>
                            </w:r>
                          </w:p>
                          <w:p w14:paraId="12D23037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DiaChi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4907697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NgayDat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552232B4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DateTime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NgayGiao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1C0017E8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? MoTa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4AA1E411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TongTien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FB73046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1C3CDEF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ICollection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OrderDetail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OrderDetails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7FC0483A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E9FC366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PaymentMethodName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2217C9F1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8F818A7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NotMapped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</w:t>
                            </w:r>
                          </w:p>
                          <w:p w14:paraId="30D6834E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IPayment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get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set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 }</w:t>
                            </w:r>
                          </w:p>
                          <w:p w14:paraId="30780980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81135E4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ProcessOrderPayment()</w:t>
                            </w:r>
                          </w:p>
                          <w:p w14:paraId="174D1CC2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04550969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PaymentProcessor?.ProcessPayment(TongTien) ??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"Phương thức thanh toán chưa được chọn!"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4D56A6D5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D46A4D5" w14:textId="3102F3EE" w:rsidR="00BE7858" w:rsidRP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3CD7D96B" w14:textId="77777777" w:rsidR="00BE7858" w:rsidRPr="002123BA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</w:p>
                          <w:p w14:paraId="3FBCBF5A" w14:textId="77777777" w:rsidR="00BE7858" w:rsidRDefault="00BE7858" w:rsidP="00BE785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4691AA90" w14:textId="77777777" w:rsidR="00BE7858" w:rsidRDefault="00BE78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31848" id="Text Box 50" o:spid="_x0000_s1062" type="#_x0000_t202" style="position:absolute;margin-left:-28.65pt;margin-top:-55.25pt;width:500.6pt;height:408.25pt;z-index:251658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" fillcolor="white [3201]" strokeweight=".5pt">
                <v:textbox>
                  <w:txbxContent>
                    <w:p w14:paraId="6187D0C3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ClothingStore.Decorator;</w:t>
                      </w:r>
                    </w:p>
                    <w:p w14:paraId="3260A0E2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System.ComponentModel.DataAnnotations;</w:t>
                      </w:r>
                    </w:p>
                    <w:p w14:paraId="4008C1FD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System.ComponentModel.DataAnnotations.Schema;</w:t>
                      </w:r>
                    </w:p>
                    <w:p w14:paraId="2B06D01E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F6AD422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</w:t>
                      </w:r>
                    </w:p>
                    <w:p w14:paraId="0058EFE7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6EF81255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</w:p>
                    <w:p w14:paraId="3DE44788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79990FFC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Key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</w:t>
                      </w:r>
                    </w:p>
                    <w:p w14:paraId="00071FC0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IdOrder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4D32CBD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Required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(ErrorMessage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"Số điện thoại không được để trống"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)]</w:t>
                      </w:r>
                    </w:p>
                    <w:p w14:paraId="546823A1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IdCus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A2BB094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Customer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Customer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921F67B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StatusOrder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66F9A8EB" w14:textId="3E70E94F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CustomerPhone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} </w:t>
                      </w:r>
                    </w:p>
                    <w:p w14:paraId="12D23037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DiaChi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4907697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NgayDat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552232B4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DateTime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NgayGiao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1C0017E8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? MoTa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4AA1E411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TongTien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FB73046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1C3CDEF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ICollection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OrderDetail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OrderDetails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7FC0483A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E9FC366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PaymentMethodName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2217C9F1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8F818A7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[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NotMapped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</w:t>
                      </w:r>
                    </w:p>
                    <w:p w14:paraId="30D6834E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IPayment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 {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get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set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 }</w:t>
                      </w:r>
                    </w:p>
                    <w:p w14:paraId="30780980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81135E4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ProcessOrderPayment()</w:t>
                      </w:r>
                    </w:p>
                    <w:p w14:paraId="174D1CC2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04550969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PaymentProcessor?.ProcessPayment(TongTien) ??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"Phương thức thanh toán chưa được chọn!"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4D56A6D5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D46A4D5" w14:textId="3102F3EE" w:rsidR="00BE7858" w:rsidRP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3CD7D96B" w14:textId="77777777" w:rsidR="00BE7858" w:rsidRPr="002123BA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</w:p>
                    <w:p w14:paraId="3FBCBF5A" w14:textId="77777777" w:rsidR="00BE7858" w:rsidRDefault="00BE7858" w:rsidP="00BE785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4691AA90" w14:textId="77777777" w:rsidR="00BE7858" w:rsidRDefault="00BE7858"/>
                  </w:txbxContent>
                </v:textbox>
              </v:shape>
            </w:pict>
          </mc:Fallback>
        </mc:AlternateContent>
      </w:r>
    </w:p>
    <w:p w14:paraId="3E559998" w14:textId="77777777" w:rsidR="00C054D7" w:rsidRDefault="00C054D7" w:rsidP="0026780C">
      <w:pPr>
        <w:rPr>
          <w:lang w:val="vi-VN"/>
        </w:rPr>
      </w:pPr>
    </w:p>
    <w:p w14:paraId="3661501F" w14:textId="77777777" w:rsidR="00C054D7" w:rsidRDefault="00C054D7" w:rsidP="0026780C">
      <w:pPr>
        <w:rPr>
          <w:lang w:val="vi-VN"/>
        </w:rPr>
      </w:pPr>
    </w:p>
    <w:p w14:paraId="4298774F" w14:textId="77777777" w:rsidR="00C054D7" w:rsidRDefault="00C054D7" w:rsidP="0026780C">
      <w:pPr>
        <w:rPr>
          <w:lang w:val="vi-VN"/>
        </w:rPr>
      </w:pPr>
    </w:p>
    <w:p w14:paraId="3F79626D" w14:textId="77777777" w:rsidR="00C054D7" w:rsidRDefault="00C054D7" w:rsidP="0026780C">
      <w:pPr>
        <w:rPr>
          <w:lang w:val="vi-VN"/>
        </w:rPr>
      </w:pPr>
    </w:p>
    <w:p w14:paraId="5B599F5C" w14:textId="77777777" w:rsidR="00C054D7" w:rsidRDefault="00C054D7" w:rsidP="0026780C">
      <w:pPr>
        <w:rPr>
          <w:lang w:val="vi-VN"/>
        </w:rPr>
      </w:pPr>
    </w:p>
    <w:p w14:paraId="6CA5AAC9" w14:textId="77777777" w:rsidR="00C054D7" w:rsidRDefault="00C054D7" w:rsidP="0026780C">
      <w:pPr>
        <w:rPr>
          <w:lang w:val="vi-VN"/>
        </w:rPr>
      </w:pPr>
    </w:p>
    <w:p w14:paraId="50D1B1C4" w14:textId="77777777" w:rsidR="00C054D7" w:rsidRDefault="00C054D7" w:rsidP="0026780C">
      <w:pPr>
        <w:rPr>
          <w:lang w:val="vi-VN"/>
        </w:rPr>
      </w:pPr>
    </w:p>
    <w:p w14:paraId="1345AD7D" w14:textId="77777777" w:rsidR="00C054D7" w:rsidRDefault="00C054D7" w:rsidP="0026780C">
      <w:pPr>
        <w:rPr>
          <w:lang w:val="vi-VN"/>
        </w:rPr>
      </w:pPr>
    </w:p>
    <w:p w14:paraId="00BB2858" w14:textId="77777777" w:rsidR="00BE7858" w:rsidRDefault="00BE7858" w:rsidP="0026780C">
      <w:pPr>
        <w:rPr>
          <w:lang w:val="vi-VN"/>
        </w:rPr>
      </w:pPr>
    </w:p>
    <w:p w14:paraId="5F730B76" w14:textId="77777777" w:rsidR="00BE7858" w:rsidRDefault="00BE7858" w:rsidP="0026780C">
      <w:pPr>
        <w:rPr>
          <w:lang w:val="vi-VN"/>
        </w:rPr>
      </w:pPr>
    </w:p>
    <w:p w14:paraId="14CC1657" w14:textId="77777777" w:rsidR="00BE7858" w:rsidRDefault="00BE7858" w:rsidP="0026780C">
      <w:pPr>
        <w:rPr>
          <w:lang w:val="vi-VN"/>
        </w:rPr>
      </w:pPr>
    </w:p>
    <w:p w14:paraId="334B7FC3" w14:textId="77777777" w:rsidR="00BE7858" w:rsidRDefault="00BE7858" w:rsidP="0026780C">
      <w:pPr>
        <w:rPr>
          <w:lang w:val="vi-VN"/>
        </w:rPr>
      </w:pPr>
    </w:p>
    <w:p w14:paraId="7C02A76E" w14:textId="77777777" w:rsidR="00BE7858" w:rsidRDefault="00BE7858" w:rsidP="0026780C">
      <w:pPr>
        <w:rPr>
          <w:lang w:val="vi-VN"/>
        </w:rPr>
      </w:pPr>
    </w:p>
    <w:p w14:paraId="432F3562" w14:textId="77777777" w:rsidR="00BE7858" w:rsidRDefault="00BE7858" w:rsidP="0026780C">
      <w:pPr>
        <w:rPr>
          <w:lang w:val="vi-VN"/>
        </w:rPr>
      </w:pPr>
    </w:p>
    <w:p w14:paraId="2DEE5683" w14:textId="77777777" w:rsidR="00BE7858" w:rsidRDefault="00BE7858" w:rsidP="0026780C">
      <w:pPr>
        <w:rPr>
          <w:lang w:val="vi-VN"/>
        </w:rPr>
      </w:pPr>
    </w:p>
    <w:p w14:paraId="747B88C8" w14:textId="77777777" w:rsidR="00BE7858" w:rsidRDefault="00BE7858" w:rsidP="0026780C">
      <w:pPr>
        <w:rPr>
          <w:lang w:val="vi-VN"/>
        </w:rPr>
      </w:pPr>
    </w:p>
    <w:p w14:paraId="79255F14" w14:textId="77777777" w:rsidR="00BE7858" w:rsidRDefault="00BE7858" w:rsidP="0026780C">
      <w:pPr>
        <w:rPr>
          <w:lang w:val="vi-VN"/>
        </w:rPr>
      </w:pPr>
    </w:p>
    <w:p w14:paraId="66B3225F" w14:textId="77777777" w:rsidR="00BE7858" w:rsidRDefault="00BE7858" w:rsidP="0026780C">
      <w:pPr>
        <w:rPr>
          <w:lang w:val="vi-VN"/>
        </w:rPr>
      </w:pPr>
    </w:p>
    <w:p w14:paraId="47A38A77" w14:textId="77777777" w:rsidR="00BE7858" w:rsidRDefault="00BE7858" w:rsidP="0026780C">
      <w:pPr>
        <w:rPr>
          <w:lang w:val="vi-VN"/>
        </w:rPr>
      </w:pPr>
    </w:p>
    <w:p w14:paraId="745BDE03" w14:textId="77777777" w:rsidR="00BE7858" w:rsidRDefault="00BE7858" w:rsidP="0026780C">
      <w:pPr>
        <w:rPr>
          <w:lang w:val="vi-VN"/>
        </w:rPr>
      </w:pPr>
    </w:p>
    <w:p w14:paraId="3CE95D07" w14:textId="77777777" w:rsidR="00BE7858" w:rsidRDefault="00BE7858" w:rsidP="0026780C">
      <w:pPr>
        <w:rPr>
          <w:lang w:val="vi-VN"/>
        </w:rPr>
      </w:pPr>
    </w:p>
    <w:p w14:paraId="7FAAAEB5" w14:textId="77777777" w:rsidR="00BE7858" w:rsidRDefault="00BE7858" w:rsidP="0026780C">
      <w:pPr>
        <w:rPr>
          <w:lang w:val="vi-VN"/>
        </w:rPr>
      </w:pPr>
    </w:p>
    <w:p w14:paraId="00F6B13D" w14:textId="77777777" w:rsidR="00BE7858" w:rsidRDefault="00BE7858" w:rsidP="0026780C">
      <w:pPr>
        <w:rPr>
          <w:lang w:val="vi-VN"/>
        </w:rPr>
      </w:pPr>
    </w:p>
    <w:p w14:paraId="1F8D87B6" w14:textId="77777777" w:rsidR="00BE7858" w:rsidRDefault="00BE7858" w:rsidP="0026780C">
      <w:pPr>
        <w:rPr>
          <w:lang w:val="vi-VN"/>
        </w:rPr>
      </w:pPr>
    </w:p>
    <w:p w14:paraId="66C31649" w14:textId="70E201AE" w:rsidR="00BE7858" w:rsidRDefault="00FF661A" w:rsidP="0026780C">
      <w:pPr>
        <w:rPr>
          <w:lang w:val="vi-VN"/>
        </w:rPr>
      </w:pPr>
      <w:r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321FB098" wp14:editId="6B1DF87E">
                <wp:simplePos x="0" y="0"/>
                <wp:positionH relativeFrom="column">
                  <wp:posOffset>-364143</wp:posOffset>
                </wp:positionH>
                <wp:positionV relativeFrom="paragraph">
                  <wp:posOffset>205105</wp:posOffset>
                </wp:positionV>
                <wp:extent cx="6461185" cy="3925019"/>
                <wp:effectExtent l="0" t="0" r="15875" b="18415"/>
                <wp:wrapNone/>
                <wp:docPr id="939957383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85" cy="39250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19446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System.Collections.Generic;</w:t>
                            </w:r>
                          </w:p>
                          <w:p w14:paraId="67A22FA6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540AD490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3E89694F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899E31A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ClothingStore.Observer</w:t>
                            </w:r>
                          </w:p>
                          <w:p w14:paraId="02AA2967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502F66F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OrderSubject</w:t>
                            </w:r>
                          </w:p>
                          <w:p w14:paraId="6DB4EBFF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50CE8727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List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IOrderObserver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_observers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();</w:t>
                            </w:r>
                          </w:p>
                          <w:p w14:paraId="1E23C434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D2ABAFB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Attach(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IOrderObserver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observer)</w:t>
                            </w:r>
                          </w:p>
                          <w:p w14:paraId="4B5422F3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75CD901A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_observers.Add(observer);</w:t>
                            </w:r>
                          </w:p>
                          <w:p w14:paraId="6A1E2EC1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2F47EF4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18B70C24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Detach(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IOrderObserver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observer)</w:t>
                            </w:r>
                          </w:p>
                          <w:p w14:paraId="41598F14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3D2CF7A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_observers.Remove(observer);</w:t>
                            </w:r>
                          </w:p>
                          <w:p w14:paraId="696E53A9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88C5A27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B6B6940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NotifyObservers(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order)</w:t>
                            </w:r>
                          </w:p>
                          <w:p w14:paraId="72B1A958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4BA80CB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foreach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observer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_observers)</w:t>
                            </w:r>
                          </w:p>
                          <w:p w14:paraId="21EBADE9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697B8607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observer.NotifyAsync(order);</w:t>
                            </w:r>
                          </w:p>
                          <w:p w14:paraId="42D1B833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02944776" w14:textId="77777777" w:rsidR="002123BA" w:rsidRPr="00FF661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  <w:r w:rsidR="00FF661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  <w:t>}}</w:t>
                            </w:r>
                          </w:p>
                          <w:p w14:paraId="0D861F8F" w14:textId="77777777" w:rsidR="002123BA" w:rsidRDefault="002123BA" w:rsidP="002123B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D757270" w14:textId="77777777" w:rsidR="002123BA" w:rsidRDefault="002123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B098" id="Text Box 51" o:spid="_x0000_s1063" type="#_x0000_t202" style="position:absolute;margin-left:-28.65pt;margin-top:16.15pt;width:508.75pt;height:309.05pt;z-index:25165828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" fillcolor="white [3201]" strokeweight=".5pt">
                <v:textbox>
                  <w:txbxContent>
                    <w:p w14:paraId="50019446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System.Collections.Generic;</w:t>
                      </w:r>
                    </w:p>
                    <w:p w14:paraId="67A22FA6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540AD490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3E89694F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899E31A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ClothingStore.Observer</w:t>
                      </w:r>
                    </w:p>
                    <w:p w14:paraId="02AA2967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502F66F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OrderSubject</w:t>
                      </w:r>
                    </w:p>
                    <w:p w14:paraId="6DB4EBFF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50CE8727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List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IOrderObserver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_observers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();</w:t>
                      </w:r>
                    </w:p>
                    <w:p w14:paraId="1E23C434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D2ABAFB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Attach(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IOrderObserver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observer)</w:t>
                      </w:r>
                    </w:p>
                    <w:p w14:paraId="4B5422F3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75CD901A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_observers.Add(observer);</w:t>
                      </w:r>
                    </w:p>
                    <w:p w14:paraId="6A1E2EC1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2F47EF4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18B70C24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Detach(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IOrderObserver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observer)</w:t>
                      </w:r>
                    </w:p>
                    <w:p w14:paraId="41598F14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3D2CF7A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_observers.Remove(observer);</w:t>
                      </w:r>
                    </w:p>
                    <w:p w14:paraId="696E53A9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88C5A27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B6B6940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NotifyObservers(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order)</w:t>
                      </w:r>
                    </w:p>
                    <w:p w14:paraId="72B1A958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4BA80CB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foreach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observer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_observers)</w:t>
                      </w:r>
                    </w:p>
                    <w:p w14:paraId="21EBADE9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697B8607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observer.NotifyAsync(order);</w:t>
                      </w:r>
                    </w:p>
                    <w:p w14:paraId="42D1B833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02944776" w14:textId="77777777" w:rsidR="002123BA" w:rsidRPr="00FF661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  <w:r w:rsidR="00FF661A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  <w:t>}}</w:t>
                      </w:r>
                    </w:p>
                    <w:p w14:paraId="0D861F8F" w14:textId="77777777" w:rsidR="002123BA" w:rsidRDefault="002123BA" w:rsidP="002123B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D757270" w14:textId="77777777" w:rsidR="002123BA" w:rsidRDefault="002123BA"/>
                  </w:txbxContent>
                </v:textbox>
              </v:shape>
            </w:pict>
          </mc:Fallback>
        </mc:AlternateContent>
      </w:r>
    </w:p>
    <w:p w14:paraId="1D93970F" w14:textId="1C9383D2" w:rsidR="00BE7858" w:rsidRDefault="00BE7858" w:rsidP="0026780C">
      <w:pPr>
        <w:rPr>
          <w:lang w:val="vi-VN"/>
        </w:rPr>
      </w:pPr>
    </w:p>
    <w:p w14:paraId="0395A45B" w14:textId="67C44D9A" w:rsidR="00BE7858" w:rsidRDefault="00BE7858" w:rsidP="0026780C">
      <w:pPr>
        <w:rPr>
          <w:lang w:val="vi-VN"/>
        </w:rPr>
      </w:pPr>
    </w:p>
    <w:p w14:paraId="019E2BBE" w14:textId="77777777" w:rsidR="00BE7858" w:rsidRDefault="00BE7858" w:rsidP="0026780C">
      <w:pPr>
        <w:rPr>
          <w:lang w:val="vi-VN"/>
        </w:rPr>
      </w:pPr>
    </w:p>
    <w:p w14:paraId="32CE5EBB" w14:textId="77777777" w:rsidR="00BE7858" w:rsidRDefault="00BE7858" w:rsidP="0026780C">
      <w:pPr>
        <w:rPr>
          <w:lang w:val="vi-VN"/>
        </w:rPr>
      </w:pPr>
    </w:p>
    <w:p w14:paraId="68A9FFC5" w14:textId="77777777" w:rsidR="00BE7858" w:rsidRDefault="00BE7858" w:rsidP="0026780C">
      <w:pPr>
        <w:rPr>
          <w:lang w:val="vi-VN"/>
        </w:rPr>
      </w:pPr>
    </w:p>
    <w:p w14:paraId="3954AC7F" w14:textId="77777777" w:rsidR="00BE7858" w:rsidRDefault="00BE7858" w:rsidP="0026780C">
      <w:pPr>
        <w:rPr>
          <w:lang w:val="vi-VN"/>
        </w:rPr>
      </w:pPr>
    </w:p>
    <w:p w14:paraId="0A50E0C2" w14:textId="77777777" w:rsidR="00BE7858" w:rsidRDefault="00BE7858" w:rsidP="0026780C">
      <w:pPr>
        <w:rPr>
          <w:lang w:val="vi-VN"/>
        </w:rPr>
      </w:pPr>
    </w:p>
    <w:p w14:paraId="62D0945E" w14:textId="77777777" w:rsidR="00BE7858" w:rsidRDefault="00BE7858" w:rsidP="0026780C">
      <w:pPr>
        <w:rPr>
          <w:lang w:val="vi-VN"/>
        </w:rPr>
      </w:pPr>
    </w:p>
    <w:p w14:paraId="7501A59C" w14:textId="77777777" w:rsidR="00BE7858" w:rsidRDefault="00BE7858" w:rsidP="0026780C">
      <w:pPr>
        <w:rPr>
          <w:lang w:val="vi-VN"/>
        </w:rPr>
      </w:pPr>
    </w:p>
    <w:p w14:paraId="0D5954C8" w14:textId="77777777" w:rsidR="00BE7858" w:rsidRDefault="00BE7858" w:rsidP="0026780C">
      <w:pPr>
        <w:rPr>
          <w:lang w:val="vi-VN"/>
        </w:rPr>
      </w:pPr>
    </w:p>
    <w:p w14:paraId="6977F790" w14:textId="77777777" w:rsidR="00BE7858" w:rsidRDefault="00BE7858" w:rsidP="0026780C">
      <w:pPr>
        <w:rPr>
          <w:lang w:val="vi-VN"/>
        </w:rPr>
      </w:pPr>
    </w:p>
    <w:p w14:paraId="41E6B01E" w14:textId="77777777" w:rsidR="00BE7858" w:rsidRDefault="00BE7858" w:rsidP="0026780C">
      <w:pPr>
        <w:rPr>
          <w:lang w:val="vi-VN"/>
        </w:rPr>
      </w:pPr>
    </w:p>
    <w:p w14:paraId="60F273B4" w14:textId="77777777" w:rsidR="00BE7858" w:rsidRDefault="00BE7858" w:rsidP="0026780C">
      <w:pPr>
        <w:rPr>
          <w:lang w:val="vi-VN"/>
        </w:rPr>
      </w:pPr>
    </w:p>
    <w:p w14:paraId="4CC673BC" w14:textId="77777777" w:rsidR="00BE7858" w:rsidRDefault="00BE7858" w:rsidP="0026780C">
      <w:pPr>
        <w:rPr>
          <w:lang w:val="vi-VN"/>
        </w:rPr>
      </w:pPr>
    </w:p>
    <w:p w14:paraId="26CE3250" w14:textId="77777777" w:rsidR="00BE7858" w:rsidRDefault="00BE7858" w:rsidP="0026780C">
      <w:pPr>
        <w:rPr>
          <w:lang w:val="vi-VN"/>
        </w:rPr>
      </w:pPr>
    </w:p>
    <w:p w14:paraId="2058D72A" w14:textId="7444E337" w:rsidR="00FF661A" w:rsidRDefault="00FF661A">
      <w:pPr>
        <w:rPr>
          <w:lang w:val="vi-VN"/>
        </w:rPr>
      </w:pPr>
      <w:r>
        <w:rPr>
          <w:lang w:val="vi-VN"/>
        </w:rPr>
        <w:br w:type="page"/>
      </w:r>
    </w:p>
    <w:p w14:paraId="11CDA933" w14:textId="7E928B01" w:rsidR="00260016" w:rsidRDefault="00A95038">
      <w:pPr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46052791" wp14:editId="56EB94EE">
                <wp:simplePos x="0" y="0"/>
                <wp:positionH relativeFrom="margin">
                  <wp:align>right</wp:align>
                </wp:positionH>
                <wp:positionV relativeFrom="paragraph">
                  <wp:posOffset>1635736</wp:posOffset>
                </wp:positionV>
                <wp:extent cx="6296924" cy="3709035"/>
                <wp:effectExtent l="0" t="0" r="27940" b="24765"/>
                <wp:wrapNone/>
                <wp:docPr id="1671406435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924" cy="3709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0C1AF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6193386E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67E8B657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ClothingStore.Services;</w:t>
                            </w:r>
                          </w:p>
                          <w:p w14:paraId="65A81466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C23835D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ClothingStore.Observer</w:t>
                            </w:r>
                          </w:p>
                          <w:p w14:paraId="79737FB7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5EF79646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SmsNotificationService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IOrderObserver</w:t>
                            </w:r>
                          </w:p>
                          <w:p w14:paraId="5B4CF2F0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3210D687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SmsService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_smsService;</w:t>
                            </w:r>
                          </w:p>
                          <w:p w14:paraId="4B02BDC0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3365E3E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SmsNotificationService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SmsService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smsService)</w:t>
                            </w:r>
                          </w:p>
                          <w:p w14:paraId="17CA5528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483190D5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_smsService = smsService;</w:t>
                            </w:r>
                          </w:p>
                          <w:p w14:paraId="308E2926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8CD749D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5CFF94C2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NotifyAsync(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order)</w:t>
                            </w:r>
                          </w:p>
                          <w:p w14:paraId="53FABBA1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4FCF192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message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</w:t>
                            </w:r>
                            <w:r>
                              <w:rPr>
                                <w:rFonts w:ascii="Segoe UI Emoji" w:eastAsiaTheme="minorHAnsi" w:hAnsi="Segoe UI Emoji" w:cs="Segoe UI Emoji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🔔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Đơn hàng #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{order.IdOrder}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của bạn đã được cập nhật trạng thái: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{order.StatusOrder}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06CC3EF7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49843CC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_smsService.SendSmsAsync(order.CustomerPhone, message);</w:t>
                            </w:r>
                          </w:p>
                          <w:p w14:paraId="406DE08C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24C22DD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DE2677A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01A8A271" w14:textId="77777777" w:rsidR="0035047C" w:rsidRDefault="0035047C" w:rsidP="0035047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25B94A9B" w14:textId="77777777" w:rsidR="0035047C" w:rsidRDefault="003504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2791" id="Text Box 52" o:spid="_x0000_s1064" type="#_x0000_t202" style="position:absolute;margin-left:444.6pt;margin-top:128.8pt;width:495.8pt;height:292.05pt;z-index:25165828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" fillcolor="white [3201]" strokeweight=".5pt">
                <v:textbox>
                  <w:txbxContent>
                    <w:p w14:paraId="3780C1AF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6193386E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67E8B657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ClothingStore.Services;</w:t>
                      </w:r>
                    </w:p>
                    <w:p w14:paraId="65A81466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C23835D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ClothingStore.Observer</w:t>
                      </w:r>
                    </w:p>
                    <w:p w14:paraId="79737FB7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5EF79646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SmsNotificationService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IOrderObserver</w:t>
                      </w:r>
                    </w:p>
                    <w:p w14:paraId="5B4CF2F0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3210D687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SmsService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_smsService;</w:t>
                      </w:r>
                    </w:p>
                    <w:p w14:paraId="4B02BDC0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3365E3E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SmsNotificationService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SmsService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smsService)</w:t>
                      </w:r>
                    </w:p>
                    <w:p w14:paraId="17CA5528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483190D5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_smsService = smsService;</w:t>
                      </w:r>
                    </w:p>
                    <w:p w14:paraId="308E2926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8CD749D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5CFF94C2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NotifyAsync(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order)</w:t>
                      </w:r>
                    </w:p>
                    <w:p w14:paraId="53FABBA1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4FCF192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message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</w:t>
                      </w:r>
                      <w:r>
                        <w:rPr>
                          <w:rFonts w:ascii="Segoe UI Emoji" w:eastAsiaTheme="minorHAnsi" w:hAnsi="Segoe UI Emoji" w:cs="Segoe UI Emoji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🔔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Đơn hàng #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{order.IdOrder}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của bạn đã được cập nhật trạng thái: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{order.StatusOrder}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06CC3EF7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49843CC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_smsService.SendSmsAsync(order.CustomerPhone, message);</w:t>
                      </w:r>
                    </w:p>
                    <w:p w14:paraId="406DE08C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24C22DD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DE2677A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01A8A271" w14:textId="77777777" w:rsidR="0035047C" w:rsidRDefault="0035047C" w:rsidP="0035047C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25B94A9B" w14:textId="77777777" w:rsidR="0035047C" w:rsidRDefault="0035047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0511F501" wp14:editId="6830085E">
                <wp:simplePos x="0" y="0"/>
                <wp:positionH relativeFrom="margin">
                  <wp:align>right</wp:align>
                </wp:positionH>
                <wp:positionV relativeFrom="paragraph">
                  <wp:posOffset>-408724</wp:posOffset>
                </wp:positionV>
                <wp:extent cx="6305909" cy="1767840"/>
                <wp:effectExtent l="0" t="0" r="19050" b="22860"/>
                <wp:wrapNone/>
                <wp:docPr id="85463964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909" cy="176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602CE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730678F7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ClothingStore.Models;</w:t>
                            </w:r>
                          </w:p>
                          <w:p w14:paraId="5A5B9DA8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7BC0EAD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ClothingStore.Observer</w:t>
                            </w:r>
                          </w:p>
                          <w:p w14:paraId="548BB1C0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0E2F07B7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interface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IOrderObserver</w:t>
                            </w:r>
                          </w:p>
                          <w:p w14:paraId="3D47BFB6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049286DB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NotifyAsync(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order);</w:t>
                            </w:r>
                          </w:p>
                          <w:p w14:paraId="044C3BF4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7BA4C28C" w14:textId="77777777" w:rsidR="003C14B8" w:rsidRDefault="003C14B8" w:rsidP="003C14B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4DC613A8" w14:textId="7A9A53C6" w:rsidR="003C14B8" w:rsidRDefault="003C14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1F501" id="Text Box 53" o:spid="_x0000_s1065" type="#_x0000_t202" style="position:absolute;margin-left:445.35pt;margin-top:-32.2pt;width:496.55pt;height:139.2pt;z-index:25165828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" fillcolor="white [3201]" strokeweight=".5pt">
                <v:textbox>
                  <w:txbxContent>
                    <w:p w14:paraId="60E602CE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730678F7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ClothingStore.Models;</w:t>
                      </w:r>
                    </w:p>
                    <w:p w14:paraId="5A5B9DA8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7BC0EAD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ClothingStore.Observer</w:t>
                      </w:r>
                    </w:p>
                    <w:p w14:paraId="548BB1C0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0E2F07B7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interface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IOrderObserver</w:t>
                      </w:r>
                    </w:p>
                    <w:p w14:paraId="3D47BFB6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049286DB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NotifyAsync(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order);</w:t>
                      </w:r>
                    </w:p>
                    <w:p w14:paraId="044C3BF4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7BA4C28C" w14:textId="77777777" w:rsidR="003C14B8" w:rsidRDefault="003C14B8" w:rsidP="003C14B8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4DC613A8" w14:textId="7A9A53C6" w:rsidR="003C14B8" w:rsidRDefault="003C14B8"/>
                  </w:txbxContent>
                </v:textbox>
                <w10:wrap anchorx="margin"/>
              </v:shape>
            </w:pict>
          </mc:Fallback>
        </mc:AlternateContent>
      </w:r>
      <w:r w:rsidR="00FF661A">
        <w:rPr>
          <w:lang w:val="vi-VN"/>
        </w:rPr>
        <w:br w:type="page"/>
      </w:r>
      <w:r w:rsidR="00260016">
        <w:rPr>
          <w:noProof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0EF5862" wp14:editId="12247852">
                <wp:simplePos x="0" y="0"/>
                <wp:positionH relativeFrom="column">
                  <wp:posOffset>-346890</wp:posOffset>
                </wp:positionH>
                <wp:positionV relativeFrom="paragraph">
                  <wp:posOffset>-339714</wp:posOffset>
                </wp:positionV>
                <wp:extent cx="6271404" cy="6504317"/>
                <wp:effectExtent l="0" t="0" r="15240" b="10795"/>
                <wp:wrapNone/>
                <wp:docPr id="106301224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404" cy="6504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CE06E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System;</w:t>
                            </w:r>
                          </w:p>
                          <w:p w14:paraId="356AB7F9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System.Threading.Tasks;</w:t>
                            </w:r>
                          </w:p>
                          <w:p w14:paraId="5A20A765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Microsoft.Extensions.Configuration;</w:t>
                            </w:r>
                          </w:p>
                          <w:p w14:paraId="31C2A2A9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Twilio;</w:t>
                            </w:r>
                          </w:p>
                          <w:p w14:paraId="12E7067D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Twilio.Rest.Api.V2010.Account;</w:t>
                            </w:r>
                          </w:p>
                          <w:p w14:paraId="43F09BC3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0946415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ClothingStore.Services</w:t>
                            </w:r>
                          </w:p>
                          <w:p w14:paraId="57D01DBE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6611F0FE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SmsService</w:t>
                            </w:r>
                          </w:p>
                          <w:p w14:paraId="595725F3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7F57C7C5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_accountSid;</w:t>
                            </w:r>
                          </w:p>
                          <w:p w14:paraId="6597D15E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_authToken;</w:t>
                            </w:r>
                          </w:p>
                          <w:p w14:paraId="0C47E648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readonly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_fromPhone;</w:t>
                            </w:r>
                          </w:p>
                          <w:p w14:paraId="3D5A178C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44622F6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SmsService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IConfiguration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configuration)</w:t>
                            </w:r>
                          </w:p>
                          <w:p w14:paraId="51B80DAF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1CF1D602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_accountSid = configuration[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"Twilio:AccountSid"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];</w:t>
                            </w:r>
                          </w:p>
                          <w:p w14:paraId="04ABBFA1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_authToken = configuration[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"Twilio:AuthToken"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];</w:t>
                            </w:r>
                          </w:p>
                          <w:p w14:paraId="4BE3401B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_fromPhone = configuration[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"Twilio:FromPhone"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];</w:t>
                            </w:r>
                          </w:p>
                          <w:p w14:paraId="681F239F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TwilioClient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.Init(_accountSid, _authToken);</w:t>
                            </w:r>
                          </w:p>
                          <w:p w14:paraId="0DA68679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48817F29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AF8325F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bool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&gt; SendSmsAsync(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toPhone,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message)</w:t>
                            </w:r>
                          </w:p>
                          <w:p w14:paraId="0EB11E43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3BE2A936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try</w:t>
                            </w:r>
                          </w:p>
                          <w:p w14:paraId="0182514A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7F754118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msg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MessageResource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.CreateAsync(</w:t>
                            </w:r>
                          </w:p>
                          <w:p w14:paraId="504F4548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body: message,</w:t>
                            </w:r>
                          </w:p>
                          <w:p w14:paraId="0C21C170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from: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Twilio.Types.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PhoneNumber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(_fromPhone),</w:t>
                            </w:r>
                          </w:p>
                          <w:p w14:paraId="060696D8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    to: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Twilio.Types.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PhoneNumber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(toPhone)</w:t>
                            </w:r>
                          </w:p>
                          <w:p w14:paraId="45D595F0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);</w:t>
                            </w:r>
                          </w:p>
                          <w:p w14:paraId="2DE5FE3E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B575322" w14:textId="5AE4EF88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 SMS sent successfully: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{msg.Sid}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101D2B8D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true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4A1C7ECA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4238D88F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catch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Exception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ex)</w:t>
                            </w:r>
                          </w:p>
                          <w:p w14:paraId="19D8C33D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2BC6B41B" w14:textId="1C288E39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 Error sending SMS: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{ex.Message}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0F84B73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false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;</w:t>
                            </w:r>
                          </w:p>
                          <w:p w14:paraId="507333DF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6E99DB96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F89EC2D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0936365E" w14:textId="77777777" w:rsidR="00260016" w:rsidRDefault="00260016" w:rsidP="002600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1BECAD18" w14:textId="43C5FC93" w:rsidR="00260016" w:rsidRDefault="002600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F5862" id="Text Box 54" o:spid="_x0000_s1066" type="#_x0000_t202" style="position:absolute;margin-left:-27.3pt;margin-top:-26.75pt;width:493.8pt;height:512.15pt;z-index:2516582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" fillcolor="white [3201]" strokeweight=".5pt">
                <v:textbox>
                  <w:txbxContent>
                    <w:p w14:paraId="57ECE06E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System;</w:t>
                      </w:r>
                    </w:p>
                    <w:p w14:paraId="356AB7F9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System.Threading.Tasks;</w:t>
                      </w:r>
                    </w:p>
                    <w:p w14:paraId="5A20A765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Microsoft.Extensions.Configuration;</w:t>
                      </w:r>
                    </w:p>
                    <w:p w14:paraId="31C2A2A9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Twilio;</w:t>
                      </w:r>
                    </w:p>
                    <w:p w14:paraId="12E7067D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Twilio.Rest.Api.V2010.Account;</w:t>
                      </w:r>
                    </w:p>
                    <w:p w14:paraId="43F09BC3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0946415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ClothingStore.Services</w:t>
                      </w:r>
                    </w:p>
                    <w:p w14:paraId="57D01DBE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6611F0FE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SmsService</w:t>
                      </w:r>
                    </w:p>
                    <w:p w14:paraId="595725F3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7F57C7C5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_accountSid;</w:t>
                      </w:r>
                    </w:p>
                    <w:p w14:paraId="6597D15E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_authToken;</w:t>
                      </w:r>
                    </w:p>
                    <w:p w14:paraId="0C47E648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readonly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_fromPhone;</w:t>
                      </w:r>
                    </w:p>
                    <w:p w14:paraId="3D5A178C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44622F6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SmsService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IConfiguration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configuration)</w:t>
                      </w:r>
                    </w:p>
                    <w:p w14:paraId="51B80DAF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1CF1D602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_accountSid = configuration[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"Twilio:AccountSid"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];</w:t>
                      </w:r>
                    </w:p>
                    <w:p w14:paraId="04ABBFA1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_authToken = configuration[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"Twilio:AuthToken"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];</w:t>
                      </w:r>
                    </w:p>
                    <w:p w14:paraId="4BE3401B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_fromPhone = configuration[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"Twilio:FromPhone"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];</w:t>
                      </w:r>
                    </w:p>
                    <w:p w14:paraId="681F239F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TwilioClient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.Init(_accountSid, _authToken);</w:t>
                      </w:r>
                    </w:p>
                    <w:p w14:paraId="0DA68679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48817F29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AF8325F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bool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&gt; SendSmsAsync(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toPhone,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message)</w:t>
                      </w:r>
                    </w:p>
                    <w:p w14:paraId="0EB11E43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3BE2A936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try</w:t>
                      </w:r>
                    </w:p>
                    <w:p w14:paraId="0182514A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7F754118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msg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MessageResource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.CreateAsync(</w:t>
                      </w:r>
                    </w:p>
                    <w:p w14:paraId="504F4548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body: message,</w:t>
                      </w:r>
                    </w:p>
                    <w:p w14:paraId="0C21C170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from: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Twilio.Types.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PhoneNumber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(_fromPhone),</w:t>
                      </w:r>
                    </w:p>
                    <w:p w14:paraId="060696D8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    to: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Twilio.Types.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PhoneNumber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(toPhone)</w:t>
                      </w:r>
                    </w:p>
                    <w:p w14:paraId="45D595F0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);</w:t>
                      </w:r>
                    </w:p>
                    <w:p w14:paraId="2DE5FE3E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B575322" w14:textId="5AE4EF88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 SMS sent successfully: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{msg.Sid}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101D2B8D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true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4A1C7ECA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4238D88F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catch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Exception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ex)</w:t>
                      </w:r>
                    </w:p>
                    <w:p w14:paraId="19D8C33D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2BC6B41B" w14:textId="1C288E39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 Error sending SMS: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{ex.Message}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0F84B73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false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;</w:t>
                      </w:r>
                    </w:p>
                    <w:p w14:paraId="507333DF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6E99DB96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F89EC2D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0936365E" w14:textId="77777777" w:rsidR="00260016" w:rsidRDefault="00260016" w:rsidP="002600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1BECAD18" w14:textId="43C5FC93" w:rsidR="00260016" w:rsidRDefault="00260016"/>
                  </w:txbxContent>
                </v:textbox>
              </v:shape>
            </w:pict>
          </mc:Fallback>
        </mc:AlternateContent>
      </w:r>
      <w:r w:rsidR="00260016">
        <w:rPr>
          <w:lang w:val="vi-VN"/>
        </w:rPr>
        <w:br w:type="page"/>
      </w:r>
    </w:p>
    <w:p w14:paraId="5DA47B79" w14:textId="77777777" w:rsidR="00FF661A" w:rsidRDefault="00FF661A">
      <w:pPr>
        <w:rPr>
          <w:lang w:val="vi-VN"/>
        </w:rPr>
      </w:pPr>
    </w:p>
    <w:p w14:paraId="5C2D3324" w14:textId="77777777" w:rsidR="00BE7858" w:rsidRPr="00C054D7" w:rsidRDefault="00BE7858" w:rsidP="0026780C">
      <w:pPr>
        <w:rPr>
          <w:lang w:val="vi-VN"/>
        </w:rPr>
      </w:pPr>
    </w:p>
    <w:p w14:paraId="692DD035" w14:textId="70E7FBC6" w:rsidR="00587741" w:rsidRDefault="00587741" w:rsidP="00587741">
      <w:pPr>
        <w:pStyle w:val="Heading2"/>
      </w:pPr>
      <w:bookmarkStart w:id="45" w:name="_Mẫu_Template"/>
      <w:bookmarkStart w:id="46" w:name="_Toc241939895"/>
      <w:bookmarkEnd w:id="45"/>
      <w:proofErr w:type="spellStart"/>
      <w:r>
        <w:t>Mẫu</w:t>
      </w:r>
      <w:proofErr w:type="spellEnd"/>
      <w:r w:rsidR="004927AC">
        <w:t xml:space="preserve"> Template</w:t>
      </w:r>
      <w:bookmarkEnd w:id="46"/>
    </w:p>
    <w:p w14:paraId="27A0CC94" w14:textId="77777777" w:rsidR="00754509" w:rsidRDefault="00754509" w:rsidP="00754509">
      <w:pPr>
        <w:pStyle w:val="Heading3"/>
      </w:pPr>
      <w:bookmarkStart w:id="47" w:name="_Toc241939896"/>
      <w:r>
        <w:t xml:space="preserve">Lý </w:t>
      </w:r>
      <w:proofErr w:type="spellStart"/>
      <w:r>
        <w:t>thuyết</w:t>
      </w:r>
      <w:bookmarkEnd w:id="47"/>
      <w:proofErr w:type="spellEnd"/>
      <w:r>
        <w:t xml:space="preserve"> </w:t>
      </w:r>
    </w:p>
    <w:p w14:paraId="77425A6B" w14:textId="77777777" w:rsidR="00C15BAE" w:rsidRDefault="00C15BAE" w:rsidP="00072699">
      <w:pPr>
        <w:spacing w:line="360" w:lineRule="auto"/>
        <w:rPr>
          <w:b/>
          <w:bCs/>
        </w:rPr>
      </w:pPr>
      <w:r w:rsidRPr="00C15BAE">
        <w:rPr>
          <w:b/>
          <w:bCs/>
        </w:rPr>
        <w:t xml:space="preserve">Định </w:t>
      </w:r>
      <w:proofErr w:type="spellStart"/>
      <w:r w:rsidRPr="00C15BAE">
        <w:rPr>
          <w:b/>
          <w:bCs/>
        </w:rPr>
        <w:t>nghĩa</w:t>
      </w:r>
      <w:proofErr w:type="spellEnd"/>
    </w:p>
    <w:p w14:paraId="73DAA032" w14:textId="4F2A6A39" w:rsidR="00E64AFD" w:rsidRPr="00D35091" w:rsidRDefault="00D35091" w:rsidP="00072699">
      <w:pPr>
        <w:spacing w:line="360" w:lineRule="auto"/>
        <w:ind w:firstLine="720"/>
      </w:pPr>
      <w:r w:rsidRPr="00D35091">
        <w:t xml:space="preserve">Template Method Pattern </w:t>
      </w:r>
      <w:proofErr w:type="spellStart"/>
      <w:r w:rsidRPr="00D35091">
        <w:t>là</w:t>
      </w:r>
      <w:proofErr w:type="spellEnd"/>
      <w:r w:rsidRPr="00D35091">
        <w:t xml:space="preserve"> </w:t>
      </w:r>
      <w:proofErr w:type="spellStart"/>
      <w:r w:rsidRPr="00D35091">
        <w:t>một</w:t>
      </w:r>
      <w:proofErr w:type="spellEnd"/>
      <w:r w:rsidRPr="00D35091">
        <w:t xml:space="preserve"> </w:t>
      </w:r>
      <w:proofErr w:type="spellStart"/>
      <w:r w:rsidRPr="00D35091">
        <w:t>mẫu</w:t>
      </w:r>
      <w:proofErr w:type="spellEnd"/>
      <w:r w:rsidRPr="00D35091">
        <w:t xml:space="preserve"> </w:t>
      </w:r>
      <w:proofErr w:type="spellStart"/>
      <w:r w:rsidRPr="00D35091">
        <w:t>thiết</w:t>
      </w:r>
      <w:proofErr w:type="spellEnd"/>
      <w:r w:rsidRPr="00D35091">
        <w:t xml:space="preserve"> </w:t>
      </w:r>
      <w:proofErr w:type="spellStart"/>
      <w:r w:rsidRPr="00D35091">
        <w:t>kế</w:t>
      </w:r>
      <w:proofErr w:type="spellEnd"/>
      <w:r w:rsidRPr="00D35091">
        <w:t xml:space="preserve"> </w:t>
      </w:r>
      <w:proofErr w:type="spellStart"/>
      <w:r w:rsidRPr="00D35091">
        <w:t>thuộc</w:t>
      </w:r>
      <w:proofErr w:type="spellEnd"/>
      <w:r w:rsidRPr="00D35091">
        <w:t xml:space="preserve"> </w:t>
      </w:r>
      <w:proofErr w:type="spellStart"/>
      <w:r w:rsidRPr="00D35091">
        <w:t>nhóm</w:t>
      </w:r>
      <w:proofErr w:type="spellEnd"/>
      <w:r w:rsidRPr="00D35091">
        <w:t xml:space="preserve"> Behavioral Pattern, </w:t>
      </w:r>
      <w:proofErr w:type="spellStart"/>
      <w:r w:rsidRPr="00D35091">
        <w:t>giúp</w:t>
      </w:r>
      <w:proofErr w:type="spellEnd"/>
      <w:r w:rsidRPr="00D35091">
        <w:t xml:space="preserve"> </w:t>
      </w:r>
      <w:proofErr w:type="spellStart"/>
      <w:r w:rsidRPr="00D35091">
        <w:t>định</w:t>
      </w:r>
      <w:proofErr w:type="spellEnd"/>
      <w:r w:rsidRPr="00D35091">
        <w:t xml:space="preserve"> </w:t>
      </w:r>
      <w:proofErr w:type="spellStart"/>
      <w:r w:rsidRPr="00D35091">
        <w:t>nghĩa</w:t>
      </w:r>
      <w:proofErr w:type="spellEnd"/>
      <w:r w:rsidRPr="00D35091">
        <w:t xml:space="preserve"> </w:t>
      </w:r>
      <w:proofErr w:type="spellStart"/>
      <w:r w:rsidRPr="00D35091">
        <w:t>khung</w:t>
      </w:r>
      <w:proofErr w:type="spellEnd"/>
      <w:r w:rsidRPr="00D35091">
        <w:t xml:space="preserve"> (template) </w:t>
      </w:r>
      <w:proofErr w:type="spellStart"/>
      <w:r w:rsidRPr="00D35091">
        <w:t>của</w:t>
      </w:r>
      <w:proofErr w:type="spellEnd"/>
      <w:r w:rsidRPr="00D35091">
        <w:t xml:space="preserve"> </w:t>
      </w:r>
      <w:proofErr w:type="spellStart"/>
      <w:r w:rsidRPr="00D35091">
        <w:t>một</w:t>
      </w:r>
      <w:proofErr w:type="spellEnd"/>
      <w:r w:rsidRPr="00D35091">
        <w:t xml:space="preserve"> </w:t>
      </w:r>
      <w:proofErr w:type="spellStart"/>
      <w:r w:rsidRPr="00D35091">
        <w:t>thuật</w:t>
      </w:r>
      <w:proofErr w:type="spellEnd"/>
      <w:r w:rsidRPr="00D35091">
        <w:t xml:space="preserve"> </w:t>
      </w:r>
      <w:proofErr w:type="spellStart"/>
      <w:r w:rsidRPr="00D35091">
        <w:t>toán</w:t>
      </w:r>
      <w:proofErr w:type="spellEnd"/>
      <w:r w:rsidRPr="00D35091">
        <w:t xml:space="preserve"> </w:t>
      </w:r>
      <w:proofErr w:type="spellStart"/>
      <w:r w:rsidRPr="00D35091">
        <w:t>trong</w:t>
      </w:r>
      <w:proofErr w:type="spellEnd"/>
      <w:r w:rsidRPr="00D35091">
        <w:t xml:space="preserve"> </w:t>
      </w:r>
      <w:proofErr w:type="spellStart"/>
      <w:r w:rsidRPr="00D35091">
        <w:t>một</w:t>
      </w:r>
      <w:proofErr w:type="spellEnd"/>
      <w:r w:rsidRPr="00D35091">
        <w:t xml:space="preserve"> </w:t>
      </w:r>
      <w:proofErr w:type="spellStart"/>
      <w:r w:rsidRPr="00D35091">
        <w:t>lớp</w:t>
      </w:r>
      <w:proofErr w:type="spellEnd"/>
      <w:r w:rsidRPr="00D35091">
        <w:t xml:space="preserve"> cha </w:t>
      </w:r>
      <w:proofErr w:type="spellStart"/>
      <w:r w:rsidRPr="00D35091">
        <w:t>và</w:t>
      </w:r>
      <w:proofErr w:type="spellEnd"/>
      <w:r w:rsidRPr="00D35091">
        <w:t xml:space="preserve"> </w:t>
      </w:r>
      <w:proofErr w:type="spellStart"/>
      <w:r w:rsidRPr="00D35091">
        <w:t>cho</w:t>
      </w:r>
      <w:proofErr w:type="spellEnd"/>
      <w:r w:rsidRPr="00D35091">
        <w:t xml:space="preserve"> </w:t>
      </w:r>
      <w:proofErr w:type="spellStart"/>
      <w:r w:rsidRPr="00D35091">
        <w:t>phép</w:t>
      </w:r>
      <w:proofErr w:type="spellEnd"/>
      <w:r w:rsidRPr="00D35091">
        <w:t xml:space="preserve"> </w:t>
      </w:r>
      <w:proofErr w:type="spellStart"/>
      <w:r w:rsidRPr="00D35091">
        <w:t>các</w:t>
      </w:r>
      <w:proofErr w:type="spellEnd"/>
      <w:r w:rsidRPr="00D35091">
        <w:t xml:space="preserve"> </w:t>
      </w:r>
      <w:proofErr w:type="spellStart"/>
      <w:r w:rsidRPr="00D35091">
        <w:t>lớp</w:t>
      </w:r>
      <w:proofErr w:type="spellEnd"/>
      <w:r w:rsidRPr="00D35091">
        <w:t xml:space="preserve"> con </w:t>
      </w:r>
      <w:proofErr w:type="spellStart"/>
      <w:r w:rsidRPr="00D35091">
        <w:t>triển</w:t>
      </w:r>
      <w:proofErr w:type="spellEnd"/>
      <w:r w:rsidRPr="00D35091">
        <w:t xml:space="preserve"> </w:t>
      </w:r>
      <w:proofErr w:type="spellStart"/>
      <w:r w:rsidRPr="00D35091">
        <w:t>khai</w:t>
      </w:r>
      <w:proofErr w:type="spellEnd"/>
      <w:r w:rsidRPr="00D35091">
        <w:t xml:space="preserve"> </w:t>
      </w:r>
      <w:proofErr w:type="spellStart"/>
      <w:r w:rsidRPr="00D35091">
        <w:t>cụ</w:t>
      </w:r>
      <w:proofErr w:type="spellEnd"/>
      <w:r w:rsidRPr="00D35091">
        <w:t xml:space="preserve"> </w:t>
      </w:r>
      <w:proofErr w:type="spellStart"/>
      <w:r w:rsidRPr="00D35091">
        <w:t>thể</w:t>
      </w:r>
      <w:proofErr w:type="spellEnd"/>
      <w:r w:rsidRPr="00D35091">
        <w:t xml:space="preserve"> </w:t>
      </w:r>
      <w:proofErr w:type="spellStart"/>
      <w:r w:rsidRPr="00D35091">
        <w:t>một</w:t>
      </w:r>
      <w:proofErr w:type="spellEnd"/>
      <w:r w:rsidRPr="00D35091">
        <w:t xml:space="preserve"> </w:t>
      </w:r>
      <w:proofErr w:type="spellStart"/>
      <w:r w:rsidRPr="00D35091">
        <w:t>số</w:t>
      </w:r>
      <w:proofErr w:type="spellEnd"/>
      <w:r w:rsidRPr="00D35091">
        <w:t xml:space="preserve"> </w:t>
      </w:r>
      <w:proofErr w:type="spellStart"/>
      <w:r w:rsidRPr="00D35091">
        <w:t>bước</w:t>
      </w:r>
      <w:proofErr w:type="spellEnd"/>
      <w:r w:rsidRPr="00D35091">
        <w:t xml:space="preserve"> </w:t>
      </w:r>
      <w:proofErr w:type="spellStart"/>
      <w:r w:rsidRPr="00D35091">
        <w:t>của</w:t>
      </w:r>
      <w:proofErr w:type="spellEnd"/>
      <w:r w:rsidRPr="00D35091">
        <w:t xml:space="preserve"> </w:t>
      </w:r>
      <w:proofErr w:type="spellStart"/>
      <w:r w:rsidRPr="00D35091">
        <w:t>thuật</w:t>
      </w:r>
      <w:proofErr w:type="spellEnd"/>
      <w:r w:rsidRPr="00D35091">
        <w:t xml:space="preserve"> </w:t>
      </w:r>
      <w:proofErr w:type="spellStart"/>
      <w:r w:rsidRPr="00D35091">
        <w:t>toán</w:t>
      </w:r>
      <w:proofErr w:type="spellEnd"/>
      <w:r w:rsidRPr="00D35091">
        <w:t xml:space="preserve"> </w:t>
      </w:r>
      <w:proofErr w:type="spellStart"/>
      <w:r w:rsidRPr="00D35091">
        <w:t>đó</w:t>
      </w:r>
      <w:proofErr w:type="spellEnd"/>
      <w:r w:rsidRPr="00D35091">
        <w:t>.</w:t>
      </w:r>
    </w:p>
    <w:p w14:paraId="23E0845B" w14:textId="6FD161CD" w:rsidR="00C15BAE" w:rsidRDefault="00C15BAE" w:rsidP="00072699">
      <w:pPr>
        <w:spacing w:line="360" w:lineRule="auto"/>
        <w:rPr>
          <w:b/>
          <w:bCs/>
        </w:rPr>
      </w:pPr>
      <w:proofErr w:type="spellStart"/>
      <w:r w:rsidRPr="00C15BAE">
        <w:rPr>
          <w:b/>
          <w:bCs/>
        </w:rPr>
        <w:t>Mục</w:t>
      </w:r>
      <w:proofErr w:type="spellEnd"/>
      <w:r w:rsidRPr="00C15BAE">
        <w:rPr>
          <w:b/>
          <w:bCs/>
        </w:rPr>
        <w:t xml:space="preserve"> </w:t>
      </w:r>
      <w:proofErr w:type="spellStart"/>
      <w:r w:rsidRPr="00C15BAE">
        <w:rPr>
          <w:b/>
          <w:bCs/>
        </w:rPr>
        <w:t>đích</w:t>
      </w:r>
      <w:proofErr w:type="spellEnd"/>
    </w:p>
    <w:p w14:paraId="3C1C417B" w14:textId="46AEDE75" w:rsidR="00E64AFD" w:rsidRPr="00C15BAE" w:rsidRDefault="00EF7C8F" w:rsidP="00072699">
      <w:pPr>
        <w:spacing w:line="360" w:lineRule="auto"/>
        <w:ind w:firstLine="720"/>
        <w:rPr>
          <w:b/>
          <w:bCs/>
        </w:rPr>
      </w:pPr>
      <w:proofErr w:type="spellStart"/>
      <w:r w:rsidRPr="00EF7C8F">
        <w:t>Tạo</w:t>
      </w:r>
      <w:proofErr w:type="spellEnd"/>
      <w:r w:rsidRPr="00EF7C8F">
        <w:t xml:space="preserve"> </w:t>
      </w:r>
      <w:proofErr w:type="spellStart"/>
      <w:r w:rsidRPr="00EF7C8F">
        <w:t>mẫu</w:t>
      </w:r>
      <w:proofErr w:type="spellEnd"/>
      <w:r w:rsidRPr="00EF7C8F">
        <w:t xml:space="preserve"> in </w:t>
      </w:r>
      <w:proofErr w:type="spellStart"/>
      <w:r w:rsidRPr="00EF7C8F">
        <w:t>báo</w:t>
      </w:r>
      <w:proofErr w:type="spellEnd"/>
      <w:r w:rsidRPr="00EF7C8F">
        <w:t xml:space="preserve"> </w:t>
      </w:r>
      <w:proofErr w:type="spellStart"/>
      <w:r w:rsidRPr="00EF7C8F">
        <w:t>cáo</w:t>
      </w:r>
      <w:proofErr w:type="spellEnd"/>
      <w:r w:rsidRPr="00EF7C8F">
        <w:t xml:space="preserve"> </w:t>
      </w:r>
      <w:proofErr w:type="spellStart"/>
      <w:r w:rsidRPr="00EF7C8F">
        <w:t>cho</w:t>
      </w:r>
      <w:proofErr w:type="spellEnd"/>
      <w:r w:rsidRPr="00EF7C8F">
        <w:t xml:space="preserve"> </w:t>
      </w:r>
      <w:proofErr w:type="spellStart"/>
      <w:r w:rsidRPr="00EF7C8F">
        <w:t>đơn</w:t>
      </w:r>
      <w:proofErr w:type="spellEnd"/>
      <w:r w:rsidRPr="00EF7C8F">
        <w:t xml:space="preserve"> </w:t>
      </w:r>
      <w:proofErr w:type="spellStart"/>
      <w:r w:rsidRPr="00EF7C8F">
        <w:t>hàng</w:t>
      </w:r>
      <w:proofErr w:type="spellEnd"/>
      <w:r w:rsidRPr="00EF7C8F">
        <w:t xml:space="preserve"> </w:t>
      </w:r>
      <w:proofErr w:type="spellStart"/>
      <w:r w:rsidRPr="00EF7C8F">
        <w:t>dưới</w:t>
      </w:r>
      <w:proofErr w:type="spellEnd"/>
      <w:r w:rsidRPr="00EF7C8F">
        <w:t xml:space="preserve"> </w:t>
      </w:r>
      <w:proofErr w:type="spellStart"/>
      <w:r w:rsidRPr="00EF7C8F">
        <w:t>định</w:t>
      </w:r>
      <w:proofErr w:type="spellEnd"/>
      <w:r w:rsidRPr="00EF7C8F">
        <w:t xml:space="preserve"> </w:t>
      </w:r>
      <w:proofErr w:type="spellStart"/>
      <w:r w:rsidRPr="00EF7C8F">
        <w:t>dạng</w:t>
      </w:r>
      <w:proofErr w:type="spellEnd"/>
      <w:r w:rsidRPr="00EF7C8F">
        <w:t xml:space="preserve"> PDF </w:t>
      </w:r>
      <w:proofErr w:type="spellStart"/>
      <w:r w:rsidRPr="00EF7C8F">
        <w:t>và</w:t>
      </w:r>
      <w:proofErr w:type="spellEnd"/>
      <w:r w:rsidRPr="00EF7C8F">
        <w:t xml:space="preserve"> JSON,</w:t>
      </w:r>
      <w:r w:rsidR="001039DD" w:rsidRPr="001039DD">
        <w:t xml:space="preserve"> </w:t>
      </w:r>
      <w:proofErr w:type="spellStart"/>
      <w:r w:rsidR="001039DD" w:rsidRPr="001039DD">
        <w:t>xây</w:t>
      </w:r>
      <w:proofErr w:type="spellEnd"/>
      <w:r w:rsidR="001039DD" w:rsidRPr="001039DD">
        <w:t xml:space="preserve"> </w:t>
      </w:r>
      <w:proofErr w:type="spellStart"/>
      <w:r w:rsidR="001039DD" w:rsidRPr="001039DD">
        <w:t>dựng</w:t>
      </w:r>
      <w:proofErr w:type="spellEnd"/>
      <w:r w:rsidR="001039DD" w:rsidRPr="001039DD">
        <w:t xml:space="preserve"> </w:t>
      </w:r>
      <w:proofErr w:type="spellStart"/>
      <w:r w:rsidR="001039DD" w:rsidRPr="001039DD">
        <w:t>một</w:t>
      </w:r>
      <w:proofErr w:type="spellEnd"/>
      <w:r w:rsidR="001039DD" w:rsidRPr="001039DD">
        <w:t xml:space="preserve"> </w:t>
      </w:r>
      <w:proofErr w:type="spellStart"/>
      <w:r w:rsidR="001039DD" w:rsidRPr="001039DD">
        <w:t>bộ</w:t>
      </w:r>
      <w:proofErr w:type="spellEnd"/>
      <w:r w:rsidR="001039DD" w:rsidRPr="001039DD">
        <w:t xml:space="preserve"> </w:t>
      </w:r>
      <w:proofErr w:type="spellStart"/>
      <w:r w:rsidR="001039DD" w:rsidRPr="001039DD">
        <w:t>khung</w:t>
      </w:r>
      <w:proofErr w:type="spellEnd"/>
      <w:r w:rsidR="001039DD" w:rsidRPr="001039DD">
        <w:t xml:space="preserve"> </w:t>
      </w:r>
      <w:proofErr w:type="spellStart"/>
      <w:r w:rsidR="001039DD" w:rsidRPr="001039DD">
        <w:t>thuật</w:t>
      </w:r>
      <w:proofErr w:type="spellEnd"/>
      <w:r w:rsidR="001039DD" w:rsidRPr="001039DD">
        <w:t xml:space="preserve"> </w:t>
      </w:r>
      <w:proofErr w:type="spellStart"/>
      <w:r w:rsidR="001039DD" w:rsidRPr="001039DD">
        <w:t>toán</w:t>
      </w:r>
      <w:proofErr w:type="spellEnd"/>
      <w:r w:rsidR="001039DD" w:rsidRPr="001039DD">
        <w:t xml:space="preserve"> </w:t>
      </w:r>
      <w:proofErr w:type="spellStart"/>
      <w:r w:rsidR="001039DD" w:rsidRPr="001039DD">
        <w:t>trong</w:t>
      </w:r>
      <w:proofErr w:type="spellEnd"/>
      <w:r w:rsidR="001039DD" w:rsidRPr="001039DD">
        <w:t xml:space="preserve"> </w:t>
      </w:r>
      <w:proofErr w:type="spellStart"/>
      <w:r w:rsidR="001039DD" w:rsidRPr="001039DD">
        <w:t>một</w:t>
      </w:r>
      <w:proofErr w:type="spellEnd"/>
      <w:r w:rsidR="001039DD" w:rsidRPr="001039DD">
        <w:t xml:space="preserve"> </w:t>
      </w:r>
      <w:proofErr w:type="spellStart"/>
      <w:r w:rsidR="001039DD" w:rsidRPr="001039DD">
        <w:t>toán</w:t>
      </w:r>
      <w:proofErr w:type="spellEnd"/>
      <w:r w:rsidR="001039DD" w:rsidRPr="001039DD">
        <w:t xml:space="preserve"> </w:t>
      </w:r>
      <w:proofErr w:type="spellStart"/>
      <w:r w:rsidR="001039DD" w:rsidRPr="001039DD">
        <w:t>tử</w:t>
      </w:r>
      <w:proofErr w:type="spellEnd"/>
      <w:r w:rsidR="001039DD" w:rsidRPr="001039DD">
        <w:t xml:space="preserve">, </w:t>
      </w:r>
      <w:proofErr w:type="spellStart"/>
      <w:r w:rsidR="001039DD" w:rsidRPr="001039DD">
        <w:t>để</w:t>
      </w:r>
      <w:proofErr w:type="spellEnd"/>
      <w:r w:rsidR="001039DD" w:rsidRPr="001039DD">
        <w:t xml:space="preserve"> </w:t>
      </w:r>
      <w:proofErr w:type="spellStart"/>
      <w:r w:rsidR="001039DD" w:rsidRPr="001039DD">
        <w:t>lại</w:t>
      </w:r>
      <w:proofErr w:type="spellEnd"/>
      <w:r w:rsidR="001039DD" w:rsidRPr="001039DD">
        <w:t xml:space="preserve"> </w:t>
      </w:r>
      <w:proofErr w:type="spellStart"/>
      <w:r w:rsidR="001039DD" w:rsidRPr="001039DD">
        <w:t>việc</w:t>
      </w:r>
      <w:proofErr w:type="spellEnd"/>
      <w:r w:rsidR="001039DD" w:rsidRPr="001039DD">
        <w:t xml:space="preserve"> </w:t>
      </w:r>
      <w:proofErr w:type="spellStart"/>
      <w:r w:rsidR="001039DD" w:rsidRPr="001039DD">
        <w:t>định</w:t>
      </w:r>
      <w:proofErr w:type="spellEnd"/>
      <w:r w:rsidR="001039DD" w:rsidRPr="001039DD">
        <w:t xml:space="preserve"> </w:t>
      </w:r>
      <w:proofErr w:type="spellStart"/>
      <w:r w:rsidR="001039DD" w:rsidRPr="001039DD">
        <w:t>nghĩa</w:t>
      </w:r>
      <w:proofErr w:type="spellEnd"/>
      <w:r w:rsidR="001039DD" w:rsidRPr="001039DD">
        <w:t xml:space="preserve"> </w:t>
      </w:r>
      <w:proofErr w:type="spellStart"/>
      <w:r w:rsidR="001039DD" w:rsidRPr="001039DD">
        <w:t>một</w:t>
      </w:r>
      <w:proofErr w:type="spellEnd"/>
      <w:r w:rsidR="001039DD" w:rsidRPr="001039DD">
        <w:t xml:space="preserve"> </w:t>
      </w:r>
      <w:proofErr w:type="spellStart"/>
      <w:r w:rsidR="001039DD" w:rsidRPr="001039DD">
        <w:t>vài</w:t>
      </w:r>
      <w:proofErr w:type="spellEnd"/>
      <w:r w:rsidR="001039DD" w:rsidRPr="001039DD">
        <w:t xml:space="preserve"> </w:t>
      </w:r>
      <w:proofErr w:type="spellStart"/>
      <w:r w:rsidR="001039DD" w:rsidRPr="001039DD">
        <w:t>bước</w:t>
      </w:r>
      <w:proofErr w:type="spellEnd"/>
      <w:r w:rsidR="001039DD" w:rsidRPr="001039DD">
        <w:t xml:space="preserve"> </w:t>
      </w:r>
      <w:proofErr w:type="spellStart"/>
      <w:r w:rsidR="001039DD" w:rsidRPr="001039DD">
        <w:t>cho</w:t>
      </w:r>
      <w:proofErr w:type="spellEnd"/>
      <w:r w:rsidR="001039DD" w:rsidRPr="001039DD">
        <w:t xml:space="preserve"> </w:t>
      </w:r>
      <w:proofErr w:type="spellStart"/>
      <w:r w:rsidR="001039DD" w:rsidRPr="001039DD">
        <w:t>các</w:t>
      </w:r>
      <w:proofErr w:type="spellEnd"/>
      <w:r w:rsidR="001039DD" w:rsidRPr="001039DD">
        <w:t xml:space="preserve"> subclass </w:t>
      </w:r>
      <w:proofErr w:type="spellStart"/>
      <w:r w:rsidR="001039DD" w:rsidRPr="001039DD">
        <w:t>mà</w:t>
      </w:r>
      <w:proofErr w:type="spellEnd"/>
      <w:r w:rsidR="001039DD" w:rsidRPr="001039DD">
        <w:t xml:space="preserve"> </w:t>
      </w:r>
      <w:proofErr w:type="spellStart"/>
      <w:r w:rsidR="001039DD" w:rsidRPr="001039DD">
        <w:t>không</w:t>
      </w:r>
      <w:proofErr w:type="spellEnd"/>
      <w:r w:rsidR="001039DD" w:rsidRPr="001039DD">
        <w:t xml:space="preserve"> </w:t>
      </w:r>
      <w:proofErr w:type="spellStart"/>
      <w:r w:rsidR="001039DD" w:rsidRPr="001039DD">
        <w:t>làm</w:t>
      </w:r>
      <w:proofErr w:type="spellEnd"/>
      <w:r w:rsidR="001039DD" w:rsidRPr="001039DD">
        <w:t xml:space="preserve"> </w:t>
      </w:r>
      <w:proofErr w:type="spellStart"/>
      <w:r w:rsidR="001039DD" w:rsidRPr="001039DD">
        <w:t>thay</w:t>
      </w:r>
      <w:proofErr w:type="spellEnd"/>
      <w:r w:rsidR="001039DD" w:rsidRPr="001039DD">
        <w:t xml:space="preserve"> </w:t>
      </w:r>
      <w:proofErr w:type="spellStart"/>
      <w:r w:rsidR="001039DD" w:rsidRPr="001039DD">
        <w:t>đổi</w:t>
      </w:r>
      <w:proofErr w:type="spellEnd"/>
      <w:r w:rsidR="001039DD" w:rsidRPr="001039DD">
        <w:t xml:space="preserve"> </w:t>
      </w:r>
      <w:proofErr w:type="spellStart"/>
      <w:r w:rsidR="001039DD" w:rsidRPr="001039DD">
        <w:t>cấu</w:t>
      </w:r>
      <w:proofErr w:type="spellEnd"/>
      <w:r w:rsidR="001039DD" w:rsidRPr="001039DD">
        <w:t xml:space="preserve"> </w:t>
      </w:r>
      <w:proofErr w:type="spellStart"/>
      <w:r w:rsidR="001039DD" w:rsidRPr="001039DD">
        <w:t>trúc</w:t>
      </w:r>
      <w:proofErr w:type="spellEnd"/>
      <w:r w:rsidR="001039DD" w:rsidRPr="001039DD">
        <w:t xml:space="preserve"> </w:t>
      </w:r>
      <w:proofErr w:type="spellStart"/>
      <w:r w:rsidR="001039DD" w:rsidRPr="001039DD">
        <w:t>chung</w:t>
      </w:r>
      <w:proofErr w:type="spellEnd"/>
      <w:r w:rsidR="001039DD" w:rsidRPr="001039DD">
        <w:t xml:space="preserve"> </w:t>
      </w:r>
      <w:proofErr w:type="spellStart"/>
      <w:r w:rsidR="001039DD" w:rsidRPr="001039DD">
        <w:t>của</w:t>
      </w:r>
      <w:proofErr w:type="spellEnd"/>
      <w:r w:rsidR="001039DD" w:rsidRPr="001039DD">
        <w:t xml:space="preserve"> </w:t>
      </w:r>
      <w:proofErr w:type="spellStart"/>
      <w:r w:rsidR="001039DD" w:rsidRPr="001039DD">
        <w:t>thuật</w:t>
      </w:r>
      <w:proofErr w:type="spellEnd"/>
      <w:r w:rsidR="001039DD" w:rsidRPr="001039DD">
        <w:t xml:space="preserve"> </w:t>
      </w:r>
      <w:proofErr w:type="spellStart"/>
      <w:r w:rsidR="001039DD" w:rsidRPr="001039DD">
        <w:t>toán</w:t>
      </w:r>
      <w:proofErr w:type="spellEnd"/>
      <w:r w:rsidRPr="00EF7C8F">
        <w:t>.</w:t>
      </w:r>
    </w:p>
    <w:p w14:paraId="5ED510F2" w14:textId="77777777" w:rsidR="00754509" w:rsidRDefault="00754509" w:rsidP="00754509">
      <w:pPr>
        <w:pStyle w:val="Heading3"/>
      </w:pPr>
      <w:bookmarkStart w:id="48" w:name="_Toc241939897"/>
      <w:r>
        <w:t>Class Diagram</w:t>
      </w:r>
      <w:bookmarkEnd w:id="48"/>
      <w:r>
        <w:t xml:space="preserve"> </w:t>
      </w:r>
    </w:p>
    <w:p w14:paraId="4E883BF7" w14:textId="5A9F313F" w:rsidR="000D57C7" w:rsidRPr="000D57C7" w:rsidRDefault="00F472EE" w:rsidP="000D57C7">
      <w:r w:rsidRPr="00F472EE">
        <w:rPr>
          <w:noProof/>
        </w:rPr>
        <w:drawing>
          <wp:inline distT="0" distB="0" distL="0" distR="0" wp14:anchorId="28313267" wp14:editId="2C4F0731">
            <wp:extent cx="5972175" cy="3210560"/>
            <wp:effectExtent l="0" t="0" r="9525" b="8890"/>
            <wp:docPr id="1921799546" name="Picture 1" descr="A diagram of a data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99546" name="Picture 1" descr="A diagram of a data processing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032F" w14:textId="3D2CF3DA" w:rsidR="00754509" w:rsidRDefault="00754509" w:rsidP="00754509">
      <w:pPr>
        <w:pStyle w:val="Heading3"/>
        <w:rPr>
          <w:lang w:val="vi-VN"/>
        </w:rPr>
      </w:pPr>
      <w:bookmarkStart w:id="49" w:name="_Toc241939898"/>
      <w:r>
        <w:t>Code</w:t>
      </w:r>
      <w:bookmarkEnd w:id="49"/>
    </w:p>
    <w:p w14:paraId="1DC7F87B" w14:textId="77777777" w:rsidR="00F634BA" w:rsidRDefault="00F634BA" w:rsidP="00F634BA">
      <w:pPr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</w:pPr>
    </w:p>
    <w:p w14:paraId="4B7EFCD7" w14:textId="77777777" w:rsidR="00121F30" w:rsidRDefault="00121F30" w:rsidP="00F634BA">
      <w:pPr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</w:pPr>
    </w:p>
    <w:p w14:paraId="3765AC9C" w14:textId="77777777" w:rsidR="00121F30" w:rsidRDefault="00121F30" w:rsidP="00F634BA">
      <w:pPr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</w:pPr>
    </w:p>
    <w:p w14:paraId="3B08ED83" w14:textId="77777777" w:rsidR="00121F30" w:rsidRDefault="00121F30" w:rsidP="00F634BA">
      <w:pPr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</w:pPr>
    </w:p>
    <w:p w14:paraId="0B6C3A0B" w14:textId="7199F851" w:rsidR="00E318B0" w:rsidRDefault="00E318B0">
      <w:pPr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  <w:br w:type="page"/>
      </w:r>
    </w:p>
    <w:p w14:paraId="6CD06D6F" w14:textId="5F9F31A2" w:rsidR="00121F30" w:rsidRPr="0073135D" w:rsidRDefault="008E048E" w:rsidP="00F634BA">
      <w:pPr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</w:pPr>
      <w:r>
        <w:rPr>
          <w:rFonts w:ascii="Cascadia Mono" w:eastAsiaTheme="minorHAnsi" w:hAnsi="Cascadia Mono" w:cs="Cascadia Mono"/>
          <w:noProof/>
          <w:color w:val="0000FF"/>
          <w:sz w:val="19"/>
          <w:szCs w:val="19"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513E1103" wp14:editId="0D4A1852">
                <wp:simplePos x="0" y="0"/>
                <wp:positionH relativeFrom="page">
                  <wp:align>center</wp:align>
                </wp:positionH>
                <wp:positionV relativeFrom="paragraph">
                  <wp:posOffset>2938061</wp:posOffset>
                </wp:positionV>
                <wp:extent cx="6357668" cy="5724525"/>
                <wp:effectExtent l="0" t="0" r="24130" b="28575"/>
                <wp:wrapNone/>
                <wp:docPr id="81974851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572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C2BEF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PdfSharpCore.Drawing;</w:t>
                            </w:r>
                          </w:p>
                          <w:p w14:paraId="64DE2F23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PdfSharpCore.Pdf;</w:t>
                            </w:r>
                          </w:p>
                          <w:p w14:paraId="3AC33E36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System.IO;</w:t>
                            </w:r>
                          </w:p>
                          <w:p w14:paraId="6F36780E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ClothingStore.Template;</w:t>
                            </w:r>
                          </w:p>
                          <w:p w14:paraId="17A89425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9480803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PdfStatisticsExporter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OrderStatisticsExporter</w:t>
                            </w:r>
                          </w:p>
                          <w:p w14:paraId="088F76F4" w14:textId="57199542" w:rsidR="008E048E" w:rsidRPr="00E51FC5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vi-VN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02D32FFB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override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FormatData(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 statistics)</w:t>
                            </w:r>
                          </w:p>
                          <w:p w14:paraId="7AE472A4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290F0235" w14:textId="1B77F989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lines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List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&gt; {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"THỐNG KÊ ĐƠN HÀNG"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};</w:t>
                            </w:r>
                          </w:p>
                          <w:p w14:paraId="3FD462C7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foreach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item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statistics)</w:t>
                            </w:r>
                          </w:p>
                          <w:p w14:paraId="51DE369F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4E252CB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lines.Add(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$"</w:t>
                            </w:r>
                            <w:r>
                              <w:rPr>
                                <w:rFonts w:ascii="Segoe UI Emoji" w:eastAsiaTheme="minorHAnsi" w:hAnsi="Segoe UI Emoji" w:cs="Segoe UI Emoji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🔹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{item.Key}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{item.Value.Count}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đơn -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{item.Value.TotalAmount: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N0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VNĐ"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098F1835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51A0504A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.Join(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9E5B71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\n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lines);</w:t>
                            </w:r>
                          </w:p>
                          <w:p w14:paraId="0E351914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260FC0DA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5662198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override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byte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[] GenerateFile(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formattedData)</w:t>
                            </w:r>
                          </w:p>
                          <w:p w14:paraId="7A23991C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42B5BFA8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document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PdfDocument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())</w:t>
                            </w:r>
                          </w:p>
                          <w:p w14:paraId="51866CDE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2D0B5C83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page = document.AddPage();</w:t>
                            </w:r>
                          </w:p>
                          <w:p w14:paraId="27E8DB98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gfx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XGraphics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.FromPdfPage(page);</w:t>
                            </w:r>
                          </w:p>
                          <w:p w14:paraId="2B3D0D11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fontTitle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XFont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"Arial"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14,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XFontStyle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.Bold);</w:t>
                            </w:r>
                          </w:p>
                          <w:p w14:paraId="602B1D84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fontText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XFont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"Arial"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12,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XFontStyle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.Regular);</w:t>
                            </w:r>
                          </w:p>
                          <w:p w14:paraId="711830B5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48119533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y = 30;</w:t>
                            </w:r>
                          </w:p>
                          <w:p w14:paraId="6595B2B2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lines = formattedData.Split(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'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9E5B71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\n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'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3AF54974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F0FCB78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gfx.DrawString(lines[0], fontTitle,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XBrushes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.Black,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XPoint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(50, y));</w:t>
                            </w:r>
                          </w:p>
                          <w:p w14:paraId="4BFD9CC0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y += 25;</w:t>
                            </w:r>
                          </w:p>
                          <w:p w14:paraId="5B7349CA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70E2B4A1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foreach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line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lines.Skip(1))</w:t>
                            </w:r>
                          </w:p>
                          <w:p w14:paraId="4438740E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44C928C2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gfx.DrawString(line, fontText,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XBrushes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.Black,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XPoint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(50, y));</w:t>
                            </w:r>
                          </w:p>
                          <w:p w14:paraId="742D74FD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y += 20;</w:t>
                            </w:r>
                          </w:p>
                          <w:p w14:paraId="0EEDF7F0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5A4D6690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66647AE0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ms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MemoryStream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())</w:t>
                            </w:r>
                          </w:p>
                          <w:p w14:paraId="37CAD80A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7BCECA5A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document.Save(ms,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false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4735CCEA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ms.ToArray();</w:t>
                            </w:r>
                          </w:p>
                          <w:p w14:paraId="76030E56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6E49F792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26AB7F79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1C45F9EF" w14:textId="77777777" w:rsidR="008E048E" w:rsidRDefault="008E048E" w:rsidP="008E048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3C2FA3F6" w14:textId="77777777" w:rsidR="008E048E" w:rsidRDefault="008E04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E1103" id="Text Box 44" o:spid="_x0000_s1067" type="#_x0000_t202" style="position:absolute;margin-left:0;margin-top:231.35pt;width:500.6pt;height:450.75pt;z-index:25165827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pSOgIAAIU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" fillcolor="white [3201]" strokeweight=".5pt">
                <v:textbox>
                  <w:txbxContent>
                    <w:p w14:paraId="246C2BEF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PdfSharpCore.Drawing;</w:t>
                      </w:r>
                    </w:p>
                    <w:p w14:paraId="64DE2F23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PdfSharpCore.Pdf;</w:t>
                      </w:r>
                    </w:p>
                    <w:p w14:paraId="3AC33E36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System.IO;</w:t>
                      </w:r>
                    </w:p>
                    <w:p w14:paraId="6F36780E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ClothingStore.Template;</w:t>
                      </w:r>
                    </w:p>
                    <w:p w14:paraId="17A89425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9480803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PdfStatisticsExporter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OrderStatisticsExporter</w:t>
                      </w:r>
                    </w:p>
                    <w:p w14:paraId="088F76F4" w14:textId="57199542" w:rsidR="008E048E" w:rsidRPr="00E51FC5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vi-VN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02D32FFB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override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FormatData(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 statistics)</w:t>
                      </w:r>
                    </w:p>
                    <w:p w14:paraId="7AE472A4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290F0235" w14:textId="1B77F989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lines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List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&gt; {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"THỐNG KÊ ĐƠN HÀNG"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};</w:t>
                      </w:r>
                    </w:p>
                    <w:p w14:paraId="3FD462C7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foreach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item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statistics)</w:t>
                      </w:r>
                    </w:p>
                    <w:p w14:paraId="51DE369F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4E252CB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lines.Add(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$"</w:t>
                      </w:r>
                      <w:r>
                        <w:rPr>
                          <w:rFonts w:ascii="Segoe UI Emoji" w:eastAsiaTheme="minorHAnsi" w:hAnsi="Segoe UI Emoji" w:cs="Segoe UI Emoji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🔹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{item.Key}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{item.Value.Count}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đơn -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{item.Value.TotalAmount: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N0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VNĐ"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098F1835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51A0504A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.Join(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9E5B71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\n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lines);</w:t>
                      </w:r>
                    </w:p>
                    <w:p w14:paraId="0E351914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260FC0DA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5662198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override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byte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[] GenerateFile(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formattedData)</w:t>
                      </w:r>
                    </w:p>
                    <w:p w14:paraId="7A23991C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42B5BFA8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document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PdfDocument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())</w:t>
                      </w:r>
                    </w:p>
                    <w:p w14:paraId="51866CDE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2D0B5C83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page = document.AddPage();</w:t>
                      </w:r>
                    </w:p>
                    <w:p w14:paraId="27E8DB98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gfx =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XGraphics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.FromPdfPage(page);</w:t>
                      </w:r>
                    </w:p>
                    <w:p w14:paraId="2B3D0D11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fontTitle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XFont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"Arial"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14,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XFontStyle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.Bold);</w:t>
                      </w:r>
                    </w:p>
                    <w:p w14:paraId="602B1D84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fontText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XFont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"Arial"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12,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XFontStyle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.Regular);</w:t>
                      </w:r>
                    </w:p>
                    <w:p w14:paraId="711830B5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48119533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y = 30;</w:t>
                      </w:r>
                    </w:p>
                    <w:p w14:paraId="6595B2B2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lines = formattedData.Split(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'</w:t>
                      </w:r>
                      <w:r>
                        <w:rPr>
                          <w:rFonts w:ascii="Cascadia Mono" w:eastAsiaTheme="minorHAnsi" w:hAnsi="Cascadia Mono" w:cs="Cascadia Mono"/>
                          <w:color w:val="9E5B71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\n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'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3AF54974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F0FCB78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gfx.DrawString(lines[0], fontTitle,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XBrushes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.Black,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XPoint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(50, y));</w:t>
                      </w:r>
                    </w:p>
                    <w:p w14:paraId="4BFD9CC0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y += 25;</w:t>
                      </w:r>
                    </w:p>
                    <w:p w14:paraId="5B7349CA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70E2B4A1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foreach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line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lines.Skip(1))</w:t>
                      </w:r>
                    </w:p>
                    <w:p w14:paraId="4438740E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44C928C2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gfx.DrawString(line, fontText,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XBrushes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.Black,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XPoint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(50, y));</w:t>
                      </w:r>
                    </w:p>
                    <w:p w14:paraId="742D74FD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y += 20;</w:t>
                      </w:r>
                    </w:p>
                    <w:p w14:paraId="0EEDF7F0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5A4D6690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66647AE0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ms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MemoryStream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())</w:t>
                      </w:r>
                    </w:p>
                    <w:p w14:paraId="37CAD80A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7BCECA5A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document.Save(ms,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false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4735CCEA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ms.ToArray();</w:t>
                      </w:r>
                    </w:p>
                    <w:p w14:paraId="76030E56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6E49F792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26AB7F79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1C45F9EF" w14:textId="77777777" w:rsidR="008E048E" w:rsidRDefault="008E048E" w:rsidP="008E048E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3C2FA3F6" w14:textId="77777777" w:rsidR="008E048E" w:rsidRDefault="008E048E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scadia Mono" w:eastAsiaTheme="minorHAnsi" w:hAnsi="Cascadia Mono" w:cs="Cascadia Mono"/>
          <w:noProof/>
          <w:color w:val="0000FF"/>
          <w:sz w:val="19"/>
          <w:szCs w:val="19"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184F25E" wp14:editId="3289B3CF">
                <wp:simplePos x="0" y="0"/>
                <wp:positionH relativeFrom="column">
                  <wp:posOffset>-389998</wp:posOffset>
                </wp:positionH>
                <wp:positionV relativeFrom="paragraph">
                  <wp:posOffset>-701543</wp:posOffset>
                </wp:positionV>
                <wp:extent cx="6271404" cy="3467819"/>
                <wp:effectExtent l="0" t="0" r="15240" b="18415"/>
                <wp:wrapNone/>
                <wp:docPr id="121864295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404" cy="3467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025F3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System.Text.Json;</w:t>
                            </w:r>
                          </w:p>
                          <w:p w14:paraId="181CA622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iText.Kernel.Pdf;</w:t>
                            </w:r>
                          </w:p>
                          <w:p w14:paraId="1E1E2B70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iText.Layout;</w:t>
                            </w:r>
                          </w:p>
                          <w:p w14:paraId="06752D4D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iText.Layout.Element;</w:t>
                            </w:r>
                          </w:p>
                          <w:p w14:paraId="58578CA2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1BAFC64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ClothingStore.Template</w:t>
                            </w:r>
                          </w:p>
                          <w:p w14:paraId="6D71647D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3228F949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abstract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OrderStatisticsExporter</w:t>
                            </w:r>
                          </w:p>
                          <w:p w14:paraId="68F03252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61C75498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async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byte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[]&gt; ExportAsync(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 statistics)</w:t>
                            </w:r>
                          </w:p>
                          <w:p w14:paraId="37053F22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5F53D51D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formattedData = FormatData(statistics);</w:t>
                            </w:r>
                          </w:p>
                          <w:p w14:paraId="2E23AA9A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await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Task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.Run(() =&gt; GenerateFile(formattedData));</w:t>
                            </w:r>
                          </w:p>
                          <w:p w14:paraId="2954B375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31755D5B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E700C76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abstract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FormatData(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Count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 statistics);</w:t>
                            </w:r>
                          </w:p>
                          <w:p w14:paraId="6B9AE9F3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310DFC60" w14:textId="259531E5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</w:p>
                          <w:p w14:paraId="0097B456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abstract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byte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[] GenerateFile(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formattedData);</w:t>
                            </w:r>
                          </w:p>
                          <w:p w14:paraId="56EE0954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04E8BD4D" w14:textId="77777777" w:rsidR="00060A9F" w:rsidRDefault="00060A9F" w:rsidP="00060A9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1936D3F2" w14:textId="597F5C51" w:rsidR="00E318B0" w:rsidRDefault="00E318B0"/>
                          <w:p w14:paraId="68D71EB8" w14:textId="77777777" w:rsidR="00E318B0" w:rsidRDefault="00E318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4F25E" id="Text Box 42" o:spid="_x0000_s1068" type="#_x0000_t202" style="position:absolute;margin-left:-30.7pt;margin-top:-55.25pt;width:493.8pt;height:273.05pt;z-index:2516582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" fillcolor="white [3201]" strokeweight=".5pt">
                <v:textbox>
                  <w:txbxContent>
                    <w:p w14:paraId="1EE025F3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System.Text.Json;</w:t>
                      </w:r>
                    </w:p>
                    <w:p w14:paraId="181CA622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iText.Kernel.Pdf;</w:t>
                      </w:r>
                    </w:p>
                    <w:p w14:paraId="1E1E2B70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iText.Layout;</w:t>
                      </w:r>
                    </w:p>
                    <w:p w14:paraId="06752D4D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iText.Layout.Element;</w:t>
                      </w:r>
                    </w:p>
                    <w:p w14:paraId="58578CA2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1BAFC64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ClothingStore.Template</w:t>
                      </w:r>
                    </w:p>
                    <w:p w14:paraId="6D71647D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3228F949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abstract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OrderStatisticsExporter</w:t>
                      </w:r>
                    </w:p>
                    <w:p w14:paraId="68F03252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61C75498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async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byte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[]&gt; ExportAsync(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 statistics)</w:t>
                      </w:r>
                    </w:p>
                    <w:p w14:paraId="37053F22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5F53D51D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formattedData = FormatData(statistics);</w:t>
                      </w:r>
                    </w:p>
                    <w:p w14:paraId="2E23AA9A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await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Task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.Run(() =&gt; GenerateFile(formattedData));</w:t>
                      </w:r>
                    </w:p>
                    <w:p w14:paraId="2954B375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31755D5B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E700C76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abstract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FormatData(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Count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 statistics);</w:t>
                      </w:r>
                    </w:p>
                    <w:p w14:paraId="6B9AE9F3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310DFC60" w14:textId="259531E5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</w:p>
                    <w:p w14:paraId="0097B456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abstract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byte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[] GenerateFile(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formattedData);</w:t>
                      </w:r>
                    </w:p>
                    <w:p w14:paraId="56EE0954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04E8BD4D" w14:textId="77777777" w:rsidR="00060A9F" w:rsidRDefault="00060A9F" w:rsidP="00060A9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1936D3F2" w14:textId="597F5C51" w:rsidR="00E318B0" w:rsidRDefault="00E318B0"/>
                    <w:p w14:paraId="68D71EB8" w14:textId="77777777" w:rsidR="00E318B0" w:rsidRDefault="00E318B0"/>
                  </w:txbxContent>
                </v:textbox>
              </v:shape>
            </w:pict>
          </mc:Fallback>
        </mc:AlternateContent>
      </w:r>
      <w:r w:rsidR="00E318B0"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  <w:br w:type="page"/>
      </w:r>
      <w:r w:rsidR="0073135D">
        <w:rPr>
          <w:rFonts w:ascii="Cascadia Mono" w:eastAsiaTheme="minorHAnsi" w:hAnsi="Cascadia Mono" w:cs="Cascadia Mono"/>
          <w:noProof/>
          <w:color w:val="0000FF"/>
          <w:sz w:val="19"/>
          <w:szCs w:val="19"/>
          <w:lang w:val="vi-V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1194EE89" wp14:editId="1C1E4C51">
                <wp:simplePos x="0" y="0"/>
                <wp:positionH relativeFrom="column">
                  <wp:posOffset>-499110</wp:posOffset>
                </wp:positionH>
                <wp:positionV relativeFrom="paragraph">
                  <wp:posOffset>-347979</wp:posOffset>
                </wp:positionV>
                <wp:extent cx="6349041" cy="5410200"/>
                <wp:effectExtent l="0" t="0" r="13970" b="19050"/>
                <wp:wrapNone/>
                <wp:docPr id="26364756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9041" cy="541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F99D1B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System.Text;</w:t>
                            </w:r>
                          </w:p>
                          <w:p w14:paraId="790D0F50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using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System.Text.Json;</w:t>
                            </w:r>
                          </w:p>
                          <w:p w14:paraId="05116FAB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8F5B37D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namespace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ClothingStore.Template</w:t>
                            </w:r>
                          </w:p>
                          <w:p w14:paraId="54F37702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</w:t>
                            </w:r>
                          </w:p>
                          <w:p w14:paraId="1B297533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public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class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JsonStatisticsExporter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OrderStatisticsExporter</w:t>
                            </w:r>
                          </w:p>
                          <w:p w14:paraId="2081E777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{</w:t>
                            </w:r>
                          </w:p>
                          <w:p w14:paraId="32999414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override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FormatData(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Dictionary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&lt;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,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Count,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decimal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TotalAmount)&gt; statistics)</w:t>
                            </w:r>
                          </w:p>
                          <w:p w14:paraId="48D2808F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4E9AB7C1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0883DBC" w14:textId="71C7DBB8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</w:p>
                          <w:p w14:paraId="25B507E0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foreach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entry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in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statistics)</w:t>
                            </w:r>
                          </w:p>
                          <w:p w14:paraId="2CFBE728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56DFA7A5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Console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.WriteLine(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$"Ngày: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{entry.Key}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Số lượng: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{entry.Value.Count}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, Tổng tiền: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{entry.Value.TotalAmount}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);</w:t>
                            </w:r>
                          </w:p>
                          <w:p w14:paraId="5D2F5508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</w:t>
                            </w:r>
                          </w:p>
                          <w:p w14:paraId="7BDE09EA" w14:textId="1B4517A2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</w:p>
                          <w:p w14:paraId="102F596F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var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formattedData = statistics.ToDictionary(</w:t>
                            </w:r>
                          </w:p>
                          <w:p w14:paraId="0386C1E2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entry =&gt; entry.Key,</w:t>
                            </w:r>
                          </w:p>
                          <w:p w14:paraId="63C8A44F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entry =&gt;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{ Count = entry.Value.Count, TotalAmount = entry.Value.TotalAmount }</w:t>
                            </w:r>
                          </w:p>
                          <w:p w14:paraId="23546728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);</w:t>
                            </w:r>
                          </w:p>
                          <w:p w14:paraId="7806380E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21A158B7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JsonSerializer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.Serialize(formattedData,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JsonSerializerOptions</w:t>
                            </w:r>
                          </w:p>
                          <w:p w14:paraId="45D5200C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{</w:t>
                            </w:r>
                          </w:p>
                          <w:p w14:paraId="1C3B55B6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    WriteIndented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true</w:t>
                            </w:r>
                          </w:p>
                          <w:p w14:paraId="2B53E96E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});</w:t>
                            </w:r>
                          </w:p>
                          <w:p w14:paraId="4D2EF149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1CEB4C92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</w:p>
                          <w:p w14:paraId="09E548B8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protected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override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byte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[] GenerateFile(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string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formattedData)</w:t>
                            </w:r>
                          </w:p>
                          <w:p w14:paraId="3C237FDA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{</w:t>
                            </w:r>
                          </w:p>
                          <w:p w14:paraId="38ECB333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Encoding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.UTF8.GetBytes(formattedData);</w:t>
                            </w:r>
                          </w:p>
                          <w:p w14:paraId="6BA37FAB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    }</w:t>
                            </w:r>
                          </w:p>
                          <w:p w14:paraId="7A65C2A5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2CE93A24" w14:textId="77777777" w:rsidR="0073135D" w:rsidRDefault="0073135D" w:rsidP="0073135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14:ligatures w14:val="standardContextual"/>
                              </w:rPr>
                              <w:t>}</w:t>
                            </w:r>
                          </w:p>
                          <w:p w14:paraId="7400C4BD" w14:textId="77777777" w:rsidR="0073135D" w:rsidRDefault="007313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4EE89" id="Text Box 45" o:spid="_x0000_s1069" type="#_x0000_t202" style="position:absolute;margin-left:-39.3pt;margin-top:-27.4pt;width:499.9pt;height:426pt;z-index:25165827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" fillcolor="white [3201]" strokeweight=".5pt">
                <v:textbox>
                  <w:txbxContent>
                    <w:p w14:paraId="6EF99D1B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System.Text;</w:t>
                      </w:r>
                    </w:p>
                    <w:p w14:paraId="790D0F50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using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System.Text.Json;</w:t>
                      </w:r>
                    </w:p>
                    <w:p w14:paraId="05116FAB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8F5B37D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namespace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ClothingStore.Template</w:t>
                      </w:r>
                    </w:p>
                    <w:p w14:paraId="54F37702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</w:t>
                      </w:r>
                    </w:p>
                    <w:p w14:paraId="1B297533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public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class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JsonStatisticsExporter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: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OrderStatisticsExporter</w:t>
                      </w:r>
                    </w:p>
                    <w:p w14:paraId="2081E777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{</w:t>
                      </w:r>
                    </w:p>
                    <w:p w14:paraId="32999414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override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FormatData(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Dictionary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&lt;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,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Count,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decimal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TotalAmount)&gt; statistics)</w:t>
                      </w:r>
                    </w:p>
                    <w:p w14:paraId="48D2808F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4E9AB7C1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0883DBC" w14:textId="71C7DBB8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</w:p>
                    <w:p w14:paraId="25B507E0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foreach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entry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in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statistics)</w:t>
                      </w:r>
                    </w:p>
                    <w:p w14:paraId="2CFBE728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56DFA7A5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Console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.WriteLine(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$"Ngày: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{entry.Key}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Số lượng: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{entry.Value.Count}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, Tổng tiền: 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{entry.Value.TotalAmount}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);</w:t>
                      </w:r>
                    </w:p>
                    <w:p w14:paraId="5D2F5508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</w:t>
                      </w:r>
                    </w:p>
                    <w:p w14:paraId="7BDE09EA" w14:textId="1B4517A2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</w:p>
                    <w:p w14:paraId="102F596F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var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formattedData = statistics.ToDictionary(</w:t>
                      </w:r>
                    </w:p>
                    <w:p w14:paraId="0386C1E2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entry =&gt; entry.Key,</w:t>
                      </w:r>
                    </w:p>
                    <w:p w14:paraId="63C8A44F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entry =&gt;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{ Count = entry.Value.Count, TotalAmount = entry.Value.TotalAmount }</w:t>
                      </w:r>
                    </w:p>
                    <w:p w14:paraId="23546728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);</w:t>
                      </w:r>
                    </w:p>
                    <w:p w14:paraId="7806380E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21A158B7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JsonSerializer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.Serialize(formattedData,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JsonSerializerOptions</w:t>
                      </w:r>
                    </w:p>
                    <w:p w14:paraId="45D5200C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{</w:t>
                      </w:r>
                    </w:p>
                    <w:p w14:paraId="1C3B55B6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    WriteIndented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true</w:t>
                      </w:r>
                    </w:p>
                    <w:p w14:paraId="2B53E96E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});</w:t>
                      </w:r>
                    </w:p>
                    <w:p w14:paraId="4D2EF149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1CEB4C92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</w:p>
                    <w:p w14:paraId="09E548B8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protected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override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byte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[] GenerateFile(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string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formattedData)</w:t>
                      </w:r>
                    </w:p>
                    <w:p w14:paraId="3C237FDA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{</w:t>
                      </w:r>
                    </w:p>
                    <w:p w14:paraId="38ECB333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Encoding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.UTF8.GetBytes(formattedData);</w:t>
                      </w:r>
                    </w:p>
                    <w:p w14:paraId="6BA37FAB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    }</w:t>
                      </w:r>
                    </w:p>
                    <w:p w14:paraId="7A65C2A5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 xml:space="preserve">    }</w:t>
                      </w:r>
                    </w:p>
                    <w:p w14:paraId="2CE93A24" w14:textId="77777777" w:rsidR="0073135D" w:rsidRDefault="0073135D" w:rsidP="0073135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14:ligatures w14:val="standardContextual"/>
                        </w:rPr>
                        <w:t>}</w:t>
                      </w:r>
                    </w:p>
                    <w:p w14:paraId="7400C4BD" w14:textId="77777777" w:rsidR="0073135D" w:rsidRDefault="0073135D"/>
                  </w:txbxContent>
                </v:textbox>
              </v:shape>
            </w:pict>
          </mc:Fallback>
        </mc:AlternateContent>
      </w:r>
      <w:r w:rsidR="00B80003">
        <w:rPr>
          <w:rFonts w:ascii="Cascadia Mono" w:eastAsiaTheme="minorHAnsi" w:hAnsi="Cascadia Mono" w:cs="Cascadia Mono"/>
          <w:color w:val="0000FF"/>
          <w:sz w:val="19"/>
          <w:szCs w:val="19"/>
          <w:lang w:val="vi-VN"/>
          <w14:ligatures w14:val="standardContextual"/>
        </w:rPr>
        <w:br w:type="page"/>
      </w:r>
    </w:p>
    <w:p w14:paraId="360C408C" w14:textId="61C33337" w:rsidR="00587741" w:rsidRDefault="00587741" w:rsidP="00587741">
      <w:pPr>
        <w:pStyle w:val="Heading2"/>
      </w:pPr>
      <w:bookmarkStart w:id="50" w:name="_Mẫu_Adapter"/>
      <w:bookmarkStart w:id="51" w:name="_Toc241939899"/>
      <w:bookmarkEnd w:id="50"/>
      <w:proofErr w:type="spellStart"/>
      <w:r>
        <w:lastRenderedPageBreak/>
        <w:t>Mẫu</w:t>
      </w:r>
      <w:proofErr w:type="spellEnd"/>
      <w:r w:rsidR="00A4026E">
        <w:t xml:space="preserve"> </w:t>
      </w:r>
      <w:r w:rsidR="00F472EE">
        <w:t>Adapter</w:t>
      </w:r>
      <w:bookmarkEnd w:id="51"/>
    </w:p>
    <w:p w14:paraId="1531FF11" w14:textId="77777777" w:rsidR="00754509" w:rsidRDefault="00754509" w:rsidP="00754509">
      <w:pPr>
        <w:pStyle w:val="Heading3"/>
      </w:pPr>
      <w:bookmarkStart w:id="52" w:name="_Toc241939900"/>
      <w:r>
        <w:t xml:space="preserve">Lý </w:t>
      </w:r>
      <w:proofErr w:type="spellStart"/>
      <w:r>
        <w:t>thuyết</w:t>
      </w:r>
      <w:bookmarkEnd w:id="52"/>
      <w:proofErr w:type="spellEnd"/>
      <w:r>
        <w:t xml:space="preserve"> </w:t>
      </w:r>
    </w:p>
    <w:p w14:paraId="27C6854C" w14:textId="77777777" w:rsidR="00C15BAE" w:rsidRDefault="00C15BAE" w:rsidP="00072699">
      <w:pPr>
        <w:spacing w:line="360" w:lineRule="auto"/>
        <w:rPr>
          <w:b/>
          <w:bCs/>
        </w:rPr>
      </w:pPr>
      <w:r w:rsidRPr="00C15BAE">
        <w:rPr>
          <w:b/>
          <w:bCs/>
        </w:rPr>
        <w:t xml:space="preserve">Định </w:t>
      </w:r>
      <w:proofErr w:type="spellStart"/>
      <w:r w:rsidRPr="00C15BAE">
        <w:rPr>
          <w:b/>
          <w:bCs/>
        </w:rPr>
        <w:t>nghĩa</w:t>
      </w:r>
      <w:proofErr w:type="spellEnd"/>
    </w:p>
    <w:p w14:paraId="4B6FBE9B" w14:textId="2E10FA28" w:rsidR="00341CF7" w:rsidRPr="00734378" w:rsidRDefault="00734378" w:rsidP="00072699">
      <w:pPr>
        <w:spacing w:line="360" w:lineRule="auto"/>
      </w:pPr>
      <w:r w:rsidRPr="00734378">
        <w:t xml:space="preserve">Adapter </w:t>
      </w:r>
      <w:proofErr w:type="spellStart"/>
      <w:r w:rsidRPr="00734378">
        <w:t>là</w:t>
      </w:r>
      <w:proofErr w:type="spellEnd"/>
      <w:r w:rsidRPr="00734378">
        <w:t xml:space="preserve"> </w:t>
      </w:r>
      <w:proofErr w:type="spellStart"/>
      <w:r w:rsidRPr="00734378">
        <w:t>một</w:t>
      </w:r>
      <w:proofErr w:type="spellEnd"/>
      <w:r w:rsidRPr="00734378">
        <w:t xml:space="preserve"> </w:t>
      </w:r>
      <w:proofErr w:type="spellStart"/>
      <w:r w:rsidRPr="00734378">
        <w:t>mẫu</w:t>
      </w:r>
      <w:proofErr w:type="spellEnd"/>
      <w:r w:rsidRPr="00734378">
        <w:t xml:space="preserve"> </w:t>
      </w:r>
      <w:proofErr w:type="spellStart"/>
      <w:r w:rsidRPr="00734378">
        <w:t>thiết</w:t>
      </w:r>
      <w:proofErr w:type="spellEnd"/>
      <w:r w:rsidRPr="00734378">
        <w:t xml:space="preserve"> </w:t>
      </w:r>
      <w:proofErr w:type="spellStart"/>
      <w:r w:rsidRPr="00734378">
        <w:t>kế</w:t>
      </w:r>
      <w:proofErr w:type="spellEnd"/>
      <w:r w:rsidRPr="00734378">
        <w:t xml:space="preserve"> </w:t>
      </w:r>
      <w:proofErr w:type="spellStart"/>
      <w:r w:rsidRPr="00734378">
        <w:t>thuộc</w:t>
      </w:r>
      <w:proofErr w:type="spellEnd"/>
      <w:r w:rsidRPr="00734378">
        <w:t xml:space="preserve"> </w:t>
      </w:r>
      <w:proofErr w:type="spellStart"/>
      <w:r w:rsidRPr="00734378">
        <w:t>nhóm</w:t>
      </w:r>
      <w:proofErr w:type="spellEnd"/>
      <w:r w:rsidRPr="00734378">
        <w:t xml:space="preserve"> Structural Pattern – </w:t>
      </w:r>
      <w:proofErr w:type="spellStart"/>
      <w:r w:rsidRPr="00734378">
        <w:t>những</w:t>
      </w:r>
      <w:proofErr w:type="spellEnd"/>
      <w:r w:rsidRPr="00734378">
        <w:t xml:space="preserve"> </w:t>
      </w:r>
      <w:proofErr w:type="spellStart"/>
      <w:r w:rsidRPr="00734378">
        <w:t>mẫu</w:t>
      </w:r>
      <w:proofErr w:type="spellEnd"/>
      <w:r w:rsidRPr="00734378">
        <w:t xml:space="preserve"> </w:t>
      </w:r>
      <w:proofErr w:type="spellStart"/>
      <w:r w:rsidRPr="00734378">
        <w:t>thiết</w:t>
      </w:r>
      <w:proofErr w:type="spellEnd"/>
      <w:r w:rsidRPr="00734378">
        <w:t xml:space="preserve"> </w:t>
      </w:r>
      <w:proofErr w:type="spellStart"/>
      <w:r w:rsidRPr="00734378">
        <w:t>kế</w:t>
      </w:r>
      <w:proofErr w:type="spellEnd"/>
      <w:r w:rsidRPr="00734378">
        <w:t xml:space="preserve"> </w:t>
      </w:r>
      <w:proofErr w:type="spellStart"/>
      <w:r w:rsidRPr="00734378">
        <w:t>cho</w:t>
      </w:r>
      <w:proofErr w:type="spellEnd"/>
      <w:r w:rsidRPr="00734378">
        <w:t xml:space="preserve"> </w:t>
      </w:r>
      <w:proofErr w:type="spellStart"/>
      <w:r w:rsidRPr="00734378">
        <w:t>việc</w:t>
      </w:r>
      <w:proofErr w:type="spellEnd"/>
      <w:r w:rsidRPr="00734378">
        <w:t xml:space="preserve"> </w:t>
      </w:r>
      <w:proofErr w:type="spellStart"/>
      <w:r w:rsidRPr="00734378">
        <w:t>thiết</w:t>
      </w:r>
      <w:proofErr w:type="spellEnd"/>
      <w:r w:rsidRPr="00734378">
        <w:t xml:space="preserve"> </w:t>
      </w:r>
      <w:proofErr w:type="spellStart"/>
      <w:r w:rsidRPr="00734378">
        <w:t>kế</w:t>
      </w:r>
      <w:proofErr w:type="spellEnd"/>
      <w:r w:rsidRPr="00734378">
        <w:t xml:space="preserve"> </w:t>
      </w:r>
      <w:proofErr w:type="spellStart"/>
      <w:r w:rsidRPr="00734378">
        <w:t>cấu</w:t>
      </w:r>
      <w:proofErr w:type="spellEnd"/>
      <w:r w:rsidRPr="00734378">
        <w:t xml:space="preserve"> </w:t>
      </w:r>
      <w:proofErr w:type="spellStart"/>
      <w:r w:rsidRPr="00734378">
        <w:t>trúc</w:t>
      </w:r>
      <w:proofErr w:type="spellEnd"/>
      <w:r>
        <w:t xml:space="preserve">. </w:t>
      </w:r>
      <w:proofErr w:type="spellStart"/>
      <w:r w:rsidR="00C3010C" w:rsidRPr="00C3010C">
        <w:t>Là</w:t>
      </w:r>
      <w:proofErr w:type="spellEnd"/>
      <w:r w:rsidR="00C3010C" w:rsidRPr="00C3010C">
        <w:t xml:space="preserve"> </w:t>
      </w:r>
      <w:proofErr w:type="spellStart"/>
      <w:r w:rsidR="00C3010C" w:rsidRPr="00C3010C">
        <w:t>mẫu</w:t>
      </w:r>
      <w:proofErr w:type="spellEnd"/>
      <w:r w:rsidR="00C3010C" w:rsidRPr="00C3010C">
        <w:t xml:space="preserve"> </w:t>
      </w:r>
      <w:proofErr w:type="spellStart"/>
      <w:r w:rsidR="00C3010C" w:rsidRPr="00C3010C">
        <w:t>thiết</w:t>
      </w:r>
      <w:proofErr w:type="spellEnd"/>
      <w:r w:rsidR="00C3010C" w:rsidRPr="00C3010C">
        <w:t xml:space="preserve"> </w:t>
      </w:r>
      <w:proofErr w:type="spellStart"/>
      <w:r w:rsidR="00C3010C" w:rsidRPr="00C3010C">
        <w:t>kế</w:t>
      </w:r>
      <w:proofErr w:type="spellEnd"/>
      <w:r w:rsidR="00C3010C" w:rsidRPr="00C3010C">
        <w:t xml:space="preserve"> </w:t>
      </w:r>
      <w:proofErr w:type="spellStart"/>
      <w:r w:rsidR="00C3010C" w:rsidRPr="00C3010C">
        <w:t>chuyển</w:t>
      </w:r>
      <w:proofErr w:type="spellEnd"/>
      <w:r w:rsidR="00C3010C" w:rsidRPr="00C3010C">
        <w:t xml:space="preserve"> </w:t>
      </w:r>
      <w:proofErr w:type="spellStart"/>
      <w:r w:rsidR="00C3010C" w:rsidRPr="00C3010C">
        <w:t>đổi</w:t>
      </w:r>
      <w:proofErr w:type="spellEnd"/>
      <w:r w:rsidR="00C3010C" w:rsidRPr="00C3010C">
        <w:t xml:space="preserve"> </w:t>
      </w:r>
      <w:proofErr w:type="spellStart"/>
      <w:r w:rsidR="00C3010C" w:rsidRPr="00C3010C">
        <w:t>khuôn</w:t>
      </w:r>
      <w:proofErr w:type="spellEnd"/>
      <w:r w:rsidR="00C3010C" w:rsidRPr="00C3010C">
        <w:t xml:space="preserve"> </w:t>
      </w:r>
      <w:proofErr w:type="spellStart"/>
      <w:r w:rsidR="00C3010C" w:rsidRPr="00C3010C">
        <w:t>mẫu</w:t>
      </w:r>
      <w:proofErr w:type="spellEnd"/>
      <w:r w:rsidR="00C3010C" w:rsidRPr="00C3010C">
        <w:t xml:space="preserve"> (interface) </w:t>
      </w:r>
      <w:proofErr w:type="spellStart"/>
      <w:r w:rsidR="00C3010C" w:rsidRPr="00C3010C">
        <w:t>của</w:t>
      </w:r>
      <w:proofErr w:type="spellEnd"/>
      <w:r w:rsidR="00C3010C" w:rsidRPr="00C3010C">
        <w:t xml:space="preserve"> </w:t>
      </w:r>
      <w:proofErr w:type="spellStart"/>
      <w:r w:rsidR="00C3010C" w:rsidRPr="00C3010C">
        <w:t>một</w:t>
      </w:r>
      <w:proofErr w:type="spellEnd"/>
      <w:r w:rsidR="00C3010C" w:rsidRPr="00C3010C">
        <w:t xml:space="preserve"> </w:t>
      </w:r>
      <w:proofErr w:type="spellStart"/>
      <w:r w:rsidR="00C3010C" w:rsidRPr="00C3010C">
        <w:t>lớp</w:t>
      </w:r>
      <w:proofErr w:type="spellEnd"/>
      <w:r w:rsidR="00C3010C" w:rsidRPr="00C3010C">
        <w:t xml:space="preserve"> </w:t>
      </w:r>
      <w:proofErr w:type="spellStart"/>
      <w:r w:rsidR="00C3010C" w:rsidRPr="00C3010C">
        <w:t>thành</w:t>
      </w:r>
      <w:proofErr w:type="spellEnd"/>
      <w:r w:rsidR="00C3010C" w:rsidRPr="00C3010C">
        <w:t xml:space="preserve"> </w:t>
      </w:r>
      <w:proofErr w:type="spellStart"/>
      <w:r w:rsidR="00C3010C" w:rsidRPr="00C3010C">
        <w:t>một</w:t>
      </w:r>
      <w:proofErr w:type="spellEnd"/>
      <w:r w:rsidR="00C3010C" w:rsidRPr="00C3010C">
        <w:t xml:space="preserve"> </w:t>
      </w:r>
      <w:proofErr w:type="spellStart"/>
      <w:r w:rsidR="00C3010C" w:rsidRPr="00C3010C">
        <w:t>khuôn</w:t>
      </w:r>
      <w:proofErr w:type="spellEnd"/>
      <w:r w:rsidR="00C3010C" w:rsidRPr="00C3010C">
        <w:t xml:space="preserve"> </w:t>
      </w:r>
      <w:proofErr w:type="spellStart"/>
      <w:r w:rsidR="00C3010C" w:rsidRPr="00C3010C">
        <w:t>mẫu</w:t>
      </w:r>
      <w:proofErr w:type="spellEnd"/>
      <w:r w:rsidR="00C3010C" w:rsidRPr="00C3010C">
        <w:t xml:space="preserve"> </w:t>
      </w:r>
      <w:proofErr w:type="spellStart"/>
      <w:r w:rsidR="00C3010C" w:rsidRPr="00C3010C">
        <w:t>khác</w:t>
      </w:r>
      <w:proofErr w:type="spellEnd"/>
      <w:r w:rsidR="00C3010C" w:rsidRPr="00C3010C">
        <w:t xml:space="preserve"> </w:t>
      </w:r>
      <w:proofErr w:type="spellStart"/>
      <w:r w:rsidR="00C3010C" w:rsidRPr="00C3010C">
        <w:t>mà</w:t>
      </w:r>
      <w:proofErr w:type="spellEnd"/>
      <w:r w:rsidR="00C3010C" w:rsidRPr="00C3010C">
        <w:t xml:space="preserve"> </w:t>
      </w:r>
      <w:proofErr w:type="spellStart"/>
      <w:r w:rsidR="00C3010C" w:rsidRPr="00C3010C">
        <w:t>phía</w:t>
      </w:r>
      <w:proofErr w:type="spellEnd"/>
      <w:r w:rsidR="00C3010C" w:rsidRPr="00C3010C">
        <w:t xml:space="preserve"> clients </w:t>
      </w:r>
      <w:proofErr w:type="spellStart"/>
      <w:r w:rsidR="00C3010C" w:rsidRPr="00C3010C">
        <w:t>muốn</w:t>
      </w:r>
      <w:proofErr w:type="spellEnd"/>
      <w:r w:rsidR="00C3010C" w:rsidRPr="00C3010C">
        <w:t xml:space="preserve">. Cho </w:t>
      </w:r>
      <w:proofErr w:type="spellStart"/>
      <w:r w:rsidR="00C3010C" w:rsidRPr="00C3010C">
        <w:t>phép</w:t>
      </w:r>
      <w:proofErr w:type="spellEnd"/>
      <w:r w:rsidR="00C3010C" w:rsidRPr="00C3010C">
        <w:t xml:space="preserve"> 2 </w:t>
      </w:r>
      <w:proofErr w:type="spellStart"/>
      <w:r w:rsidR="00C3010C" w:rsidRPr="00C3010C">
        <w:t>khuôn</w:t>
      </w:r>
      <w:proofErr w:type="spellEnd"/>
      <w:r w:rsidR="00C3010C" w:rsidRPr="00C3010C">
        <w:t xml:space="preserve"> </w:t>
      </w:r>
      <w:proofErr w:type="spellStart"/>
      <w:r w:rsidR="00C3010C" w:rsidRPr="00C3010C">
        <w:t>mẫu</w:t>
      </w:r>
      <w:proofErr w:type="spellEnd"/>
      <w:r w:rsidR="00C3010C" w:rsidRPr="00C3010C">
        <w:t xml:space="preserve"> </w:t>
      </w:r>
      <w:proofErr w:type="spellStart"/>
      <w:r w:rsidR="00C3010C" w:rsidRPr="00C3010C">
        <w:t>không</w:t>
      </w:r>
      <w:proofErr w:type="spellEnd"/>
      <w:r w:rsidR="00C3010C" w:rsidRPr="00C3010C">
        <w:t xml:space="preserve"> </w:t>
      </w:r>
      <w:proofErr w:type="spellStart"/>
      <w:r w:rsidR="00C3010C" w:rsidRPr="00C3010C">
        <w:t>liên</w:t>
      </w:r>
      <w:proofErr w:type="spellEnd"/>
      <w:r w:rsidR="00C3010C" w:rsidRPr="00C3010C">
        <w:t xml:space="preserve"> </w:t>
      </w:r>
      <w:proofErr w:type="spellStart"/>
      <w:r w:rsidR="00C3010C" w:rsidRPr="00C3010C">
        <w:t>quan</w:t>
      </w:r>
      <w:proofErr w:type="spellEnd"/>
      <w:r w:rsidR="00C3010C" w:rsidRPr="00C3010C">
        <w:t xml:space="preserve"> </w:t>
      </w:r>
      <w:proofErr w:type="spellStart"/>
      <w:r w:rsidR="00C3010C" w:rsidRPr="00C3010C">
        <w:t>làm</w:t>
      </w:r>
      <w:proofErr w:type="spellEnd"/>
      <w:r w:rsidR="00C3010C" w:rsidRPr="00C3010C">
        <w:t xml:space="preserve"> </w:t>
      </w:r>
      <w:proofErr w:type="spellStart"/>
      <w:r w:rsidR="00C3010C" w:rsidRPr="00C3010C">
        <w:t>việc</w:t>
      </w:r>
      <w:proofErr w:type="spellEnd"/>
      <w:r w:rsidR="00C3010C" w:rsidRPr="00C3010C">
        <w:t xml:space="preserve"> </w:t>
      </w:r>
      <w:proofErr w:type="spellStart"/>
      <w:r w:rsidR="00C3010C" w:rsidRPr="00C3010C">
        <w:t>cùng</w:t>
      </w:r>
      <w:proofErr w:type="spellEnd"/>
      <w:r w:rsidR="00C3010C" w:rsidRPr="00C3010C">
        <w:t xml:space="preserve"> </w:t>
      </w:r>
      <w:proofErr w:type="spellStart"/>
      <w:r w:rsidR="00C3010C" w:rsidRPr="00C3010C">
        <w:t>nhau</w:t>
      </w:r>
      <w:proofErr w:type="spellEnd"/>
      <w:r w:rsidR="00C3010C" w:rsidRPr="00C3010C">
        <w:t>.</w:t>
      </w:r>
      <w:r w:rsidR="00FE18DF">
        <w:t xml:space="preserve"> </w:t>
      </w:r>
      <w:r w:rsidR="00FE18DF" w:rsidRPr="00FE18DF">
        <w:t xml:space="preserve">Adapter Pattern </w:t>
      </w:r>
      <w:proofErr w:type="spellStart"/>
      <w:r w:rsidR="00FE18DF" w:rsidRPr="00FE18DF">
        <w:t>giữ</w:t>
      </w:r>
      <w:proofErr w:type="spellEnd"/>
      <w:r w:rsidR="00FE18DF" w:rsidRPr="00FE18DF">
        <w:t xml:space="preserve"> </w:t>
      </w:r>
      <w:proofErr w:type="spellStart"/>
      <w:r w:rsidR="00FE18DF" w:rsidRPr="00FE18DF">
        <w:t>vai</w:t>
      </w:r>
      <w:proofErr w:type="spellEnd"/>
      <w:r w:rsidR="00FE18DF" w:rsidRPr="00FE18DF">
        <w:t xml:space="preserve"> </w:t>
      </w:r>
      <w:proofErr w:type="spellStart"/>
      <w:r w:rsidR="00FE18DF" w:rsidRPr="00FE18DF">
        <w:t>trò</w:t>
      </w:r>
      <w:proofErr w:type="spellEnd"/>
      <w:r w:rsidR="00FE18DF" w:rsidRPr="00FE18DF">
        <w:t xml:space="preserve"> </w:t>
      </w:r>
      <w:proofErr w:type="spellStart"/>
      <w:r w:rsidR="00FE18DF" w:rsidRPr="00FE18DF">
        <w:t>trung</w:t>
      </w:r>
      <w:proofErr w:type="spellEnd"/>
      <w:r w:rsidR="00FE18DF" w:rsidRPr="00FE18DF">
        <w:t xml:space="preserve"> </w:t>
      </w:r>
      <w:proofErr w:type="spellStart"/>
      <w:r w:rsidR="00FE18DF" w:rsidRPr="00FE18DF">
        <w:t>gian</w:t>
      </w:r>
      <w:proofErr w:type="spellEnd"/>
      <w:r w:rsidR="00FE18DF" w:rsidRPr="00FE18DF">
        <w:t xml:space="preserve"> </w:t>
      </w:r>
      <w:proofErr w:type="spellStart"/>
      <w:r w:rsidR="00FE18DF" w:rsidRPr="00FE18DF">
        <w:t>giữa</w:t>
      </w:r>
      <w:proofErr w:type="spellEnd"/>
      <w:r w:rsidR="00FE18DF" w:rsidRPr="00FE18DF">
        <w:t xml:space="preserve"> </w:t>
      </w:r>
      <w:proofErr w:type="spellStart"/>
      <w:r w:rsidR="00FE18DF" w:rsidRPr="00FE18DF">
        <w:t>hai</w:t>
      </w:r>
      <w:proofErr w:type="spellEnd"/>
      <w:r w:rsidR="00FE18DF" w:rsidRPr="00FE18DF">
        <w:t xml:space="preserve"> </w:t>
      </w:r>
      <w:proofErr w:type="spellStart"/>
      <w:r w:rsidR="00FE18DF" w:rsidRPr="00FE18DF">
        <w:t>lớp</w:t>
      </w:r>
      <w:proofErr w:type="spellEnd"/>
      <w:r w:rsidR="00FE18DF" w:rsidRPr="00FE18DF">
        <w:t xml:space="preserve">, </w:t>
      </w:r>
      <w:proofErr w:type="spellStart"/>
      <w:r w:rsidR="00FE18DF" w:rsidRPr="00FE18DF">
        <w:t>chuyển</w:t>
      </w:r>
      <w:proofErr w:type="spellEnd"/>
      <w:r w:rsidR="00FE18DF" w:rsidRPr="00FE18DF">
        <w:t xml:space="preserve"> </w:t>
      </w:r>
      <w:proofErr w:type="spellStart"/>
      <w:r w:rsidR="00FE18DF" w:rsidRPr="00FE18DF">
        <w:t>đổi</w:t>
      </w:r>
      <w:proofErr w:type="spellEnd"/>
      <w:r w:rsidR="00FE18DF" w:rsidRPr="00FE18DF">
        <w:t xml:space="preserve"> interface </w:t>
      </w:r>
      <w:proofErr w:type="spellStart"/>
      <w:r w:rsidR="00FE18DF" w:rsidRPr="00FE18DF">
        <w:t>của</w:t>
      </w:r>
      <w:proofErr w:type="spellEnd"/>
      <w:r w:rsidR="00FE18DF" w:rsidRPr="00FE18DF">
        <w:t xml:space="preserve"> </w:t>
      </w:r>
      <w:proofErr w:type="spellStart"/>
      <w:r w:rsidR="00FE18DF" w:rsidRPr="00FE18DF">
        <w:t>một</w:t>
      </w:r>
      <w:proofErr w:type="spellEnd"/>
      <w:r w:rsidR="00FE18DF" w:rsidRPr="00FE18DF">
        <w:t xml:space="preserve"> hay </w:t>
      </w:r>
      <w:proofErr w:type="spellStart"/>
      <w:r w:rsidR="00FE18DF" w:rsidRPr="00FE18DF">
        <w:t>nhiều</w:t>
      </w:r>
      <w:proofErr w:type="spellEnd"/>
      <w:r w:rsidR="00FE18DF" w:rsidRPr="00FE18DF">
        <w:t xml:space="preserve"> </w:t>
      </w:r>
      <w:proofErr w:type="spellStart"/>
      <w:r w:rsidR="00FE18DF" w:rsidRPr="00FE18DF">
        <w:t>lớp</w:t>
      </w:r>
      <w:proofErr w:type="spellEnd"/>
      <w:r w:rsidR="00FE18DF" w:rsidRPr="00FE18DF">
        <w:t xml:space="preserve"> </w:t>
      </w:r>
      <w:proofErr w:type="spellStart"/>
      <w:r w:rsidR="00FE18DF" w:rsidRPr="00FE18DF">
        <w:t>có</w:t>
      </w:r>
      <w:proofErr w:type="spellEnd"/>
      <w:r w:rsidR="00FE18DF" w:rsidRPr="00FE18DF">
        <w:t xml:space="preserve"> </w:t>
      </w:r>
      <w:proofErr w:type="spellStart"/>
      <w:r w:rsidR="00FE18DF" w:rsidRPr="00FE18DF">
        <w:t>sẵn</w:t>
      </w:r>
      <w:proofErr w:type="spellEnd"/>
      <w:r w:rsidR="00FE18DF" w:rsidRPr="00FE18DF">
        <w:t xml:space="preserve"> </w:t>
      </w:r>
      <w:proofErr w:type="spellStart"/>
      <w:r w:rsidR="00FE18DF" w:rsidRPr="00FE18DF">
        <w:t>thành</w:t>
      </w:r>
      <w:proofErr w:type="spellEnd"/>
      <w:r w:rsidR="00FE18DF" w:rsidRPr="00FE18DF">
        <w:t xml:space="preserve"> </w:t>
      </w:r>
      <w:proofErr w:type="spellStart"/>
      <w:r w:rsidR="00FE18DF" w:rsidRPr="00FE18DF">
        <w:t>một</w:t>
      </w:r>
      <w:proofErr w:type="spellEnd"/>
      <w:r w:rsidR="00FE18DF" w:rsidRPr="00FE18DF">
        <w:t xml:space="preserve"> interface </w:t>
      </w:r>
      <w:proofErr w:type="spellStart"/>
      <w:r w:rsidR="00FE18DF" w:rsidRPr="00FE18DF">
        <w:t>khác</w:t>
      </w:r>
      <w:proofErr w:type="spellEnd"/>
      <w:r w:rsidR="00FE18DF" w:rsidRPr="00FE18DF">
        <w:t xml:space="preserve">, </w:t>
      </w:r>
      <w:proofErr w:type="spellStart"/>
      <w:r w:rsidR="00FE18DF" w:rsidRPr="00FE18DF">
        <w:t>thích</w:t>
      </w:r>
      <w:proofErr w:type="spellEnd"/>
      <w:r w:rsidR="00FE18DF" w:rsidRPr="00FE18DF">
        <w:t xml:space="preserve"> </w:t>
      </w:r>
      <w:proofErr w:type="spellStart"/>
      <w:r w:rsidR="00FE18DF" w:rsidRPr="00FE18DF">
        <w:t>hợp</w:t>
      </w:r>
      <w:proofErr w:type="spellEnd"/>
      <w:r w:rsidR="00FE18DF" w:rsidRPr="00FE18DF">
        <w:t xml:space="preserve"> </w:t>
      </w:r>
      <w:proofErr w:type="spellStart"/>
      <w:r w:rsidR="00FE18DF" w:rsidRPr="00FE18DF">
        <w:t>cho</w:t>
      </w:r>
      <w:proofErr w:type="spellEnd"/>
      <w:r w:rsidR="00FE18DF" w:rsidRPr="00FE18DF">
        <w:t xml:space="preserve"> </w:t>
      </w:r>
      <w:proofErr w:type="spellStart"/>
      <w:r w:rsidR="00FE18DF" w:rsidRPr="00FE18DF">
        <w:t>lớp</w:t>
      </w:r>
      <w:proofErr w:type="spellEnd"/>
      <w:r w:rsidR="00FE18DF" w:rsidRPr="00FE18DF">
        <w:t xml:space="preserve"> </w:t>
      </w:r>
      <w:proofErr w:type="spellStart"/>
      <w:r w:rsidR="00FE18DF" w:rsidRPr="00FE18DF">
        <w:t>đang</w:t>
      </w:r>
      <w:proofErr w:type="spellEnd"/>
      <w:r w:rsidR="00FE18DF" w:rsidRPr="00FE18DF">
        <w:t xml:space="preserve"> </w:t>
      </w:r>
      <w:proofErr w:type="spellStart"/>
      <w:r w:rsidR="00FE18DF" w:rsidRPr="00FE18DF">
        <w:t>viết</w:t>
      </w:r>
      <w:proofErr w:type="spellEnd"/>
    </w:p>
    <w:p w14:paraId="05F46F6F" w14:textId="77777777" w:rsidR="00C15BAE" w:rsidRPr="00C15BAE" w:rsidRDefault="00C15BAE" w:rsidP="00072699">
      <w:pPr>
        <w:spacing w:line="360" w:lineRule="auto"/>
        <w:rPr>
          <w:b/>
          <w:bCs/>
        </w:rPr>
      </w:pPr>
      <w:proofErr w:type="spellStart"/>
      <w:r w:rsidRPr="00C15BAE">
        <w:rPr>
          <w:b/>
          <w:bCs/>
        </w:rPr>
        <w:t>Mục</w:t>
      </w:r>
      <w:proofErr w:type="spellEnd"/>
      <w:r w:rsidRPr="00C15BAE">
        <w:rPr>
          <w:b/>
          <w:bCs/>
        </w:rPr>
        <w:t xml:space="preserve"> </w:t>
      </w:r>
      <w:proofErr w:type="spellStart"/>
      <w:r w:rsidRPr="00C15BAE">
        <w:rPr>
          <w:b/>
          <w:bCs/>
        </w:rPr>
        <w:t>đích</w:t>
      </w:r>
      <w:proofErr w:type="spellEnd"/>
    </w:p>
    <w:p w14:paraId="32920B41" w14:textId="079591BD" w:rsidR="00C15BAE" w:rsidRPr="00C15BAE" w:rsidRDefault="00FE18DF" w:rsidP="00072699">
      <w:pPr>
        <w:spacing w:line="360" w:lineRule="auto"/>
      </w:pPr>
      <w:r>
        <w:t xml:space="preserve">Call API </w:t>
      </w:r>
      <w:proofErr w:type="spellStart"/>
      <w:r>
        <w:t>từ</w:t>
      </w:r>
      <w:proofErr w:type="spellEnd"/>
      <w:r>
        <w:t xml:space="preserve"> web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recycle view item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product</w:t>
      </w:r>
      <w:r w:rsidR="00220B5B">
        <w:t xml:space="preserve">. </w:t>
      </w:r>
      <w:proofErr w:type="spellStart"/>
      <w:r w:rsidR="00220B5B">
        <w:t>Đ</w:t>
      </w:r>
      <w:r w:rsidR="00220B5B" w:rsidRPr="00220B5B">
        <w:t>ảm</w:t>
      </w:r>
      <w:proofErr w:type="spellEnd"/>
      <w:r w:rsidR="00220B5B" w:rsidRPr="00220B5B">
        <w:t xml:space="preserve"> </w:t>
      </w:r>
      <w:proofErr w:type="spellStart"/>
      <w:r w:rsidR="00220B5B" w:rsidRPr="00220B5B">
        <w:t>bảo</w:t>
      </w:r>
      <w:proofErr w:type="spellEnd"/>
      <w:r w:rsidR="00220B5B" w:rsidRPr="00220B5B">
        <w:t xml:space="preserve"> </w:t>
      </w:r>
      <w:proofErr w:type="spellStart"/>
      <w:r w:rsidR="00220B5B" w:rsidRPr="00220B5B">
        <w:t>dữ</w:t>
      </w:r>
      <w:proofErr w:type="spellEnd"/>
      <w:r w:rsidR="00220B5B" w:rsidRPr="00220B5B">
        <w:t xml:space="preserve"> </w:t>
      </w:r>
      <w:proofErr w:type="spellStart"/>
      <w:r w:rsidR="00220B5B" w:rsidRPr="00220B5B">
        <w:t>liệu</w:t>
      </w:r>
      <w:proofErr w:type="spellEnd"/>
      <w:r w:rsidR="00220B5B" w:rsidRPr="00220B5B">
        <w:t xml:space="preserve"> </w:t>
      </w:r>
      <w:proofErr w:type="spellStart"/>
      <w:r w:rsidR="00220B5B" w:rsidRPr="00220B5B">
        <w:t>từ</w:t>
      </w:r>
      <w:proofErr w:type="spellEnd"/>
      <w:r w:rsidR="00220B5B" w:rsidRPr="00220B5B">
        <w:t xml:space="preserve"> backend </w:t>
      </w:r>
      <w:proofErr w:type="spellStart"/>
      <w:r w:rsidR="00220B5B" w:rsidRPr="00220B5B">
        <w:t>có</w:t>
      </w:r>
      <w:proofErr w:type="spellEnd"/>
      <w:r w:rsidR="00220B5B" w:rsidRPr="00220B5B">
        <w:t xml:space="preserve"> </w:t>
      </w:r>
      <w:proofErr w:type="spellStart"/>
      <w:r w:rsidR="00220B5B" w:rsidRPr="00220B5B">
        <w:t>thể</w:t>
      </w:r>
      <w:proofErr w:type="spellEnd"/>
      <w:r w:rsidR="00220B5B" w:rsidRPr="00220B5B">
        <w:t xml:space="preserve"> </w:t>
      </w:r>
      <w:proofErr w:type="spellStart"/>
      <w:r w:rsidR="00220B5B" w:rsidRPr="00220B5B">
        <w:t>được</w:t>
      </w:r>
      <w:proofErr w:type="spellEnd"/>
      <w:r w:rsidR="00220B5B" w:rsidRPr="00220B5B">
        <w:t xml:space="preserve"> </w:t>
      </w:r>
      <w:proofErr w:type="spellStart"/>
      <w:r w:rsidR="00220B5B" w:rsidRPr="00220B5B">
        <w:t>xử</w:t>
      </w:r>
      <w:proofErr w:type="spellEnd"/>
      <w:r w:rsidR="00220B5B" w:rsidRPr="00220B5B">
        <w:t xml:space="preserve"> </w:t>
      </w:r>
      <w:proofErr w:type="spellStart"/>
      <w:r w:rsidR="00220B5B" w:rsidRPr="00220B5B">
        <w:t>trên</w:t>
      </w:r>
      <w:proofErr w:type="spellEnd"/>
      <w:r w:rsidR="00220B5B" w:rsidRPr="00220B5B">
        <w:t xml:space="preserve"> </w:t>
      </w:r>
      <w:proofErr w:type="spellStart"/>
      <w:r w:rsidR="00220B5B" w:rsidRPr="00220B5B">
        <w:t>ứng</w:t>
      </w:r>
      <w:proofErr w:type="spellEnd"/>
      <w:r w:rsidR="00220B5B" w:rsidRPr="00220B5B">
        <w:t xml:space="preserve"> </w:t>
      </w:r>
      <w:proofErr w:type="spellStart"/>
      <w:r w:rsidR="00220B5B" w:rsidRPr="00220B5B">
        <w:t>dụng</w:t>
      </w:r>
      <w:proofErr w:type="spellEnd"/>
      <w:r w:rsidR="00220B5B" w:rsidRPr="00220B5B">
        <w:t xml:space="preserve"> di </w:t>
      </w:r>
      <w:proofErr w:type="spellStart"/>
      <w:r w:rsidR="00220B5B" w:rsidRPr="00220B5B">
        <w:t>động</w:t>
      </w:r>
      <w:proofErr w:type="spellEnd"/>
      <w:r w:rsidR="00220B5B">
        <w:t>.</w:t>
      </w:r>
      <w:r w:rsidR="00432E7B">
        <w:t xml:space="preserve"> </w:t>
      </w:r>
      <w:proofErr w:type="spellStart"/>
      <w:r w:rsidR="00432E7B" w:rsidRPr="00432E7B">
        <w:t>Chuyển</w:t>
      </w:r>
      <w:proofErr w:type="spellEnd"/>
      <w:r w:rsidR="00432E7B" w:rsidRPr="00432E7B">
        <w:t xml:space="preserve"> </w:t>
      </w:r>
      <w:proofErr w:type="spellStart"/>
      <w:r w:rsidR="00432E7B" w:rsidRPr="00432E7B">
        <w:t>đổi</w:t>
      </w:r>
      <w:proofErr w:type="spellEnd"/>
      <w:r w:rsidR="00432E7B" w:rsidRPr="00432E7B">
        <w:t xml:space="preserve"> </w:t>
      </w:r>
      <w:proofErr w:type="spellStart"/>
      <w:r w:rsidR="00432E7B" w:rsidRPr="00432E7B">
        <w:t>dữ</w:t>
      </w:r>
      <w:proofErr w:type="spellEnd"/>
      <w:r w:rsidR="00432E7B" w:rsidRPr="00432E7B">
        <w:t xml:space="preserve"> </w:t>
      </w:r>
      <w:proofErr w:type="spellStart"/>
      <w:r w:rsidR="00432E7B" w:rsidRPr="00432E7B">
        <w:t>liệu</w:t>
      </w:r>
      <w:proofErr w:type="spellEnd"/>
      <w:r w:rsidR="00432E7B" w:rsidRPr="00432E7B">
        <w:t xml:space="preserve"> </w:t>
      </w:r>
      <w:proofErr w:type="spellStart"/>
      <w:r w:rsidR="00432E7B" w:rsidRPr="00432E7B">
        <w:t>để</w:t>
      </w:r>
      <w:proofErr w:type="spellEnd"/>
      <w:r w:rsidR="00432E7B" w:rsidRPr="00432E7B">
        <w:t xml:space="preserve"> </w:t>
      </w:r>
      <w:proofErr w:type="spellStart"/>
      <w:r w:rsidR="00432E7B" w:rsidRPr="00432E7B">
        <w:t>hiển</w:t>
      </w:r>
      <w:proofErr w:type="spellEnd"/>
      <w:r w:rsidR="00432E7B" w:rsidRPr="00432E7B">
        <w:t xml:space="preserve"> </w:t>
      </w:r>
      <w:proofErr w:type="spellStart"/>
      <w:r w:rsidR="00432E7B" w:rsidRPr="00432E7B">
        <w:t>thị</w:t>
      </w:r>
      <w:proofErr w:type="spellEnd"/>
      <w:r w:rsidR="00432E7B" w:rsidRPr="00432E7B">
        <w:t xml:space="preserve"> </w:t>
      </w:r>
      <w:proofErr w:type="spellStart"/>
      <w:r w:rsidR="00432E7B" w:rsidRPr="00432E7B">
        <w:t>danh</w:t>
      </w:r>
      <w:proofErr w:type="spellEnd"/>
      <w:r w:rsidR="00432E7B" w:rsidRPr="00432E7B">
        <w:t xml:space="preserve"> </w:t>
      </w:r>
      <w:proofErr w:type="spellStart"/>
      <w:r w:rsidR="00432E7B" w:rsidRPr="00432E7B">
        <w:t>sách</w:t>
      </w:r>
      <w:proofErr w:type="spellEnd"/>
      <w:r w:rsidR="00432E7B" w:rsidRPr="00432E7B">
        <w:t xml:space="preserve"> </w:t>
      </w:r>
      <w:proofErr w:type="spellStart"/>
      <w:r w:rsidR="00432E7B" w:rsidRPr="00432E7B">
        <w:t>sản</w:t>
      </w:r>
      <w:proofErr w:type="spellEnd"/>
      <w:r w:rsidR="00432E7B" w:rsidRPr="00432E7B">
        <w:t xml:space="preserve"> </w:t>
      </w:r>
      <w:proofErr w:type="spellStart"/>
      <w:r w:rsidR="00432E7B" w:rsidRPr="00432E7B">
        <w:t>phẩm</w:t>
      </w:r>
      <w:proofErr w:type="spellEnd"/>
      <w:r w:rsidR="00432E7B" w:rsidRPr="00432E7B">
        <w:t xml:space="preserve"> </w:t>
      </w:r>
      <w:proofErr w:type="spellStart"/>
      <w:r w:rsidR="00432E7B" w:rsidRPr="00432E7B">
        <w:t>trong</w:t>
      </w:r>
      <w:proofErr w:type="spellEnd"/>
      <w:r w:rsidR="00432E7B" w:rsidRPr="00432E7B">
        <w:t xml:space="preserve"> </w:t>
      </w:r>
      <w:proofErr w:type="spellStart"/>
      <w:r w:rsidR="00432E7B" w:rsidRPr="00432E7B">
        <w:t>RecyclerView</w:t>
      </w:r>
      <w:proofErr w:type="spellEnd"/>
    </w:p>
    <w:p w14:paraId="3A12E9C5" w14:textId="77777777" w:rsidR="00754509" w:rsidRDefault="00754509" w:rsidP="00754509">
      <w:pPr>
        <w:pStyle w:val="Heading3"/>
      </w:pPr>
      <w:bookmarkStart w:id="53" w:name="_Toc241939901"/>
      <w:r>
        <w:t>Class Diagram</w:t>
      </w:r>
      <w:bookmarkEnd w:id="53"/>
      <w:r>
        <w:t xml:space="preserve"> </w:t>
      </w:r>
    </w:p>
    <w:p w14:paraId="02292D6F" w14:textId="5F41FB58" w:rsidR="00F472EE" w:rsidRPr="00F472EE" w:rsidRDefault="00B0579D" w:rsidP="00F472EE">
      <w:r w:rsidRPr="00B0579D">
        <w:rPr>
          <w:noProof/>
        </w:rPr>
        <w:drawing>
          <wp:inline distT="0" distB="0" distL="0" distR="0" wp14:anchorId="01544327" wp14:editId="44188FF5">
            <wp:extent cx="5972175" cy="1183640"/>
            <wp:effectExtent l="0" t="0" r="9525" b="0"/>
            <wp:docPr id="111274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48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B93B" w14:textId="0E2FB05C" w:rsidR="00F634BA" w:rsidRPr="00F634BA" w:rsidRDefault="00754509" w:rsidP="00F634BA">
      <w:pPr>
        <w:pStyle w:val="Heading3"/>
      </w:pPr>
      <w:bookmarkStart w:id="54" w:name="_Toc241939902"/>
      <w:r>
        <w:t>Code</w:t>
      </w:r>
      <w:bookmarkEnd w:id="54"/>
    </w:p>
    <w:p w14:paraId="1872A28D" w14:textId="77777777" w:rsidR="00587741" w:rsidRPr="00587741" w:rsidRDefault="00587741" w:rsidP="00587741"/>
    <w:p w14:paraId="0ECBD540" w14:textId="77777777" w:rsidR="00DF5DCC" w:rsidRPr="00DF5DCC" w:rsidRDefault="00DF5DCC" w:rsidP="00DF5DCC"/>
    <w:p w14:paraId="690AA820" w14:textId="77777777" w:rsidR="00DF5DCC" w:rsidRPr="00DF5DCC" w:rsidRDefault="00DF5DCC" w:rsidP="00DF5DCC"/>
    <w:p w14:paraId="572347A7" w14:textId="1009A9D3" w:rsidR="005D507D" w:rsidRPr="00766331" w:rsidRDefault="005D507D" w:rsidP="00766331"/>
    <w:p w14:paraId="1D8ECFD2" w14:textId="7A7F20FE" w:rsidR="00A95038" w:rsidRDefault="00A95038">
      <w:r>
        <w:br w:type="page"/>
      </w:r>
      <w:r w:rsidR="00C04202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6E4C8901" wp14:editId="37FFB4AD">
                <wp:simplePos x="0" y="0"/>
                <wp:positionH relativeFrom="column">
                  <wp:posOffset>-267802</wp:posOffset>
                </wp:positionH>
                <wp:positionV relativeFrom="paragraph">
                  <wp:posOffset>-633826</wp:posOffset>
                </wp:positionV>
                <wp:extent cx="6012611" cy="9213011"/>
                <wp:effectExtent l="0" t="0" r="26670" b="26670"/>
                <wp:wrapNone/>
                <wp:docPr id="2066377302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611" cy="9213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4641E6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package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com.example.clothing.adapter;</w:t>
                            </w:r>
                          </w:p>
                          <w:p w14:paraId="3C5B015A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A4FA9A6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android.view.LayoutInflater;</w:t>
                            </w:r>
                          </w:p>
                          <w:p w14:paraId="2D2BF184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android.view.View;</w:t>
                            </w:r>
                          </w:p>
                          <w:p w14:paraId="09DD0EE0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android.view.ViewGroup;</w:t>
                            </w:r>
                          </w:p>
                          <w:p w14:paraId="00906A84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android.widget.ImageView;</w:t>
                            </w:r>
                          </w:p>
                          <w:p w14:paraId="3F52F3D7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android.widget.TextView;</w:t>
                            </w:r>
                          </w:p>
                          <w:p w14:paraId="6C61472F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androidx.annotation.NonNull;</w:t>
                            </w:r>
                          </w:p>
                          <w:p w14:paraId="6AF4D7B3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androidx.recyclerview.widget.RecyclerView;</w:t>
                            </w:r>
                          </w:p>
                          <w:p w14:paraId="4E03D128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com.bumptech.glide.Glide;</w:t>
                            </w:r>
                          </w:p>
                          <w:p w14:paraId="037BD15D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com.example.clothing.R;</w:t>
                            </w:r>
                          </w:p>
                          <w:p w14:paraId="401B8A7E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com.example.clothing.model.Product;</w:t>
                            </w:r>
                          </w:p>
                          <w:p w14:paraId="7B9CD5F7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java.util.List;</w:t>
                            </w:r>
                          </w:p>
                          <w:p w14:paraId="4AC96EE6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CB0454C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ProductAdapter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extends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RecyclerView.Adapter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ProductAdapter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&gt; {</w:t>
                            </w:r>
                          </w:p>
                          <w:p w14:paraId="015F42FD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&gt;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E99973D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54BC2E6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ProductAdapter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&gt;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6680B849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productList;</w:t>
                            </w:r>
                          </w:p>
                          <w:p w14:paraId="732AB457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855560E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CD33905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void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setProducts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&gt;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1E3F37CE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products;</w:t>
                            </w:r>
                          </w:p>
                          <w:p w14:paraId="7A4C9C25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notifyDataSetChanged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680F2E20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969770A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E08864F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NonNull</w:t>
                            </w:r>
                          </w:p>
                          <w:p w14:paraId="38157013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Override</w:t>
                            </w:r>
                          </w:p>
                          <w:p w14:paraId="2979478B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onCreateViewHolder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NonNull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ViewGroup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parent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viewType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2CBA73A4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LayoutInflater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from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parent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getContext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()).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inflate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layout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item_product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parent,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false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7F333BF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(view);</w:t>
                            </w:r>
                          </w:p>
                          <w:p w14:paraId="1814DFB6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73D6FADE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96307DE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Override</w:t>
                            </w:r>
                          </w:p>
                          <w:p w14:paraId="073194D0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void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onBindViewHolder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NonNull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position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142695C7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(position);</w:t>
                            </w:r>
                          </w:p>
                          <w:p w14:paraId="274CBF32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setText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());</w:t>
                            </w:r>
                          </w:p>
                          <w:p w14:paraId="464FBB14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setText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() + 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 VND"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BC8C6E7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083878C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imageUrl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"http://10.0.2.2:7029"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+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30F3FAF9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</w:p>
                          <w:p w14:paraId="1AEFF8A1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Glide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with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getContext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())</w:t>
                            </w:r>
                          </w:p>
                          <w:p w14:paraId="0321E79F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        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load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(imageUrl)</w:t>
                            </w:r>
                          </w:p>
                          <w:p w14:paraId="46BF7BE7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        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placeholder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drawable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placeholder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 </w:t>
                            </w:r>
                          </w:p>
                          <w:p w14:paraId="3B012F27" w14:textId="77777777" w:rsidR="006A4641" w:rsidRPr="00C04202" w:rsidRDefault="006A4641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  <w:lang w:val="vi-VN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        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error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drawable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baked_goods_2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="00C0420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  <w:lang w:val="vi-VN"/>
                              </w:rPr>
                              <w:t>+</w:t>
                            </w:r>
                          </w:p>
                          <w:p w14:paraId="377ABAAB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7A58013E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D34A089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Override</w:t>
                            </w:r>
                          </w:p>
                          <w:p w14:paraId="06FF68BC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getItemCount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0F61BA48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productList !=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null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?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()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33428A9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7308A053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CFB948D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static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extends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RecyclerView.ViewHolder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4A7EBD90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TextView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B3B1D11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ImageView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imgProduct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5D71AA0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82532EF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NonNull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561FC740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super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(itemView);</w:t>
                            </w:r>
                          </w:p>
                          <w:p w14:paraId="1C2BC695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txtProductName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findViewById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66DFDEC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txtPrice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findViewById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4B31EA0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imgProduct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findViewById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imgProduct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6AABC6F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0F0BE623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6889146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03A0BFC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void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updateData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&gt;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newProducts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5DEAAF6B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newProducts;</w:t>
                            </w:r>
                          </w:p>
                          <w:p w14:paraId="0F5872CB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notifyDataSetChanged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4F387DD5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5403509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B3F803F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E27D2E4" w14:textId="77777777" w:rsidR="006A4641" w:rsidRDefault="006A4641" w:rsidP="006A46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8D26525" w14:textId="77777777" w:rsidR="00A95038" w:rsidRDefault="00A950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C8901" id="Text Box 55" o:spid="_x0000_s1070" type="#_x0000_t202" style="position:absolute;margin-left:-21.1pt;margin-top:-49.9pt;width:473.45pt;height:725.45pt;z-index:25165828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" fillcolor="white [3201]" strokeweight=".5pt">
                <v:textbox>
                  <w:txbxContent>
                    <w:p w14:paraId="624641E6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package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com.example.clothing.adapter;</w:t>
                      </w:r>
                    </w:p>
                    <w:p w14:paraId="3C5B015A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0A4FA9A6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android.view.LayoutInflater;</w:t>
                      </w:r>
                    </w:p>
                    <w:p w14:paraId="2D2BF184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android.view.View;</w:t>
                      </w:r>
                    </w:p>
                    <w:p w14:paraId="09DD0EE0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android.view.ViewGroup;</w:t>
                      </w:r>
                    </w:p>
                    <w:p w14:paraId="00906A84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android.widget.ImageView;</w:t>
                      </w:r>
                    </w:p>
                    <w:p w14:paraId="3F52F3D7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android.widget.TextView;</w:t>
                      </w:r>
                    </w:p>
                    <w:p w14:paraId="6C61472F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androidx.annotation.NonNull;</w:t>
                      </w:r>
                    </w:p>
                    <w:p w14:paraId="6AF4D7B3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androidx.recyclerview.widget.RecyclerView;</w:t>
                      </w:r>
                    </w:p>
                    <w:p w14:paraId="4E03D128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com.bumptech.glide.Glide;</w:t>
                      </w:r>
                    </w:p>
                    <w:p w14:paraId="037BD15D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com.example.clothing.R;</w:t>
                      </w:r>
                    </w:p>
                    <w:p w14:paraId="401B8A7E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com.example.clothing.model.Product;</w:t>
                      </w:r>
                    </w:p>
                    <w:p w14:paraId="7B9CD5F7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java.util.List;</w:t>
                      </w:r>
                    </w:p>
                    <w:p w14:paraId="4AC96EE6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CB0454C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ProductAdapter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extends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RecyclerView.Adapter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ProductAdapter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&gt; {</w:t>
                      </w:r>
                    </w:p>
                    <w:p w14:paraId="015F42FD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&gt;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3E99973D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54BC2E6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ProductAdapter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&gt;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6680B849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productList;</w:t>
                      </w:r>
                    </w:p>
                    <w:p w14:paraId="732AB457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4855560E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0CD33905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void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setProducts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&gt;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1E3F37CE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products;</w:t>
                      </w:r>
                    </w:p>
                    <w:p w14:paraId="7A4C9C25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notifyDataSetChanged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();</w:t>
                      </w:r>
                    </w:p>
                    <w:p w14:paraId="680F2E20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2969770A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E08864F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NonNull</w:t>
                      </w:r>
                    </w:p>
                    <w:p w14:paraId="38157013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Override</w:t>
                      </w:r>
                    </w:p>
                    <w:p w14:paraId="2979478B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onCreateViewHolder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NonNull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ViewGroup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parent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viewType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2CBA73A4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LayoutInflater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from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parent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getContext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()).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inflate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layout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item_product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parent,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false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07F333BF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new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(view);</w:t>
                      </w:r>
                    </w:p>
                    <w:p w14:paraId="1814DFB6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73D6FADE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96307DE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Override</w:t>
                      </w:r>
                    </w:p>
                    <w:p w14:paraId="073194D0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void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onBindViewHolder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NonNull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position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142695C7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(position);</w:t>
                      </w:r>
                    </w:p>
                    <w:p w14:paraId="274CBF32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setText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());</w:t>
                      </w:r>
                    </w:p>
                    <w:p w14:paraId="464FBB14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setText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() + 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 VND"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7BC8C6E7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083878C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imageUrl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"http://10.0.2.2:7029"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+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();</w:t>
                      </w:r>
                    </w:p>
                    <w:p w14:paraId="30F3FAF9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</w:p>
                    <w:p w14:paraId="1AEFF8A1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Glide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with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getContext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())</w:t>
                      </w:r>
                    </w:p>
                    <w:p w14:paraId="0321E79F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        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load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(imageUrl)</w:t>
                      </w:r>
                    </w:p>
                    <w:p w14:paraId="46BF7BE7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        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placeholder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drawable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placeholder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 </w:t>
                      </w:r>
                    </w:p>
                    <w:p w14:paraId="3B012F27" w14:textId="77777777" w:rsidR="006A4641" w:rsidRPr="00C04202" w:rsidRDefault="006A4641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  <w:lang w:val="vi-VN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        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error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drawable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baked_goods_2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 </w:t>
                      </w:r>
                      <w:r w:rsidR="00C0420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  <w:lang w:val="vi-VN"/>
                        </w:rPr>
                        <w:t>+</w:t>
                      </w:r>
                    </w:p>
                    <w:p w14:paraId="377ABAAB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7A58013E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D34A089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Override</w:t>
                      </w:r>
                    </w:p>
                    <w:p w14:paraId="06FF68BC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getItemCount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0F61BA48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productList !=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null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?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()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333428A9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7308A053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CFB948D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static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extends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RecyclerView.ViewHolder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4A7EBD90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TextView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7B3B1D11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ImageView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imgProduct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25D71AA0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82532EF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NonNull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561FC740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super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(itemView);</w:t>
                      </w:r>
                    </w:p>
                    <w:p w14:paraId="1C2BC695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txtProductName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findViewById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66DFDEC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txtPrice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findViewById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4B31EA0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imgProduct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findViewById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imgProduct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76AABC6F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}</w:t>
                      </w:r>
                    </w:p>
                    <w:p w14:paraId="0F0BE623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56889146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03A0BFC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void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updateData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&gt;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newProducts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5DEAAF6B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newProducts;</w:t>
                      </w:r>
                    </w:p>
                    <w:p w14:paraId="0F5872CB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notifyDataSetChanged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();</w:t>
                      </w:r>
                    </w:p>
                    <w:p w14:paraId="4F387DD5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45403509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B3F803F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}</w:t>
                      </w:r>
                    </w:p>
                    <w:p w14:paraId="5E27D2E4" w14:textId="77777777" w:rsidR="006A4641" w:rsidRDefault="006A4641" w:rsidP="006A46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8D26525" w14:textId="77777777" w:rsidR="00A95038" w:rsidRDefault="00A95038"/>
                  </w:txbxContent>
                </v:textbox>
              </v:shape>
            </w:pict>
          </mc:Fallback>
        </mc:AlternateContent>
      </w:r>
      <w:r>
        <w:br w:type="page"/>
      </w:r>
    </w:p>
    <w:p w14:paraId="634A5961" w14:textId="7A21A755" w:rsidR="00A95038" w:rsidRDefault="00C04202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1451A07C" wp14:editId="7E1DAFAC">
                <wp:simplePos x="0" y="0"/>
                <wp:positionH relativeFrom="column">
                  <wp:posOffset>-191614</wp:posOffset>
                </wp:positionH>
                <wp:positionV relativeFrom="paragraph">
                  <wp:posOffset>-451856</wp:posOffset>
                </wp:positionV>
                <wp:extent cx="6081467" cy="4382218"/>
                <wp:effectExtent l="0" t="0" r="14605" b="18415"/>
                <wp:wrapNone/>
                <wp:docPr id="1900547972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1467" cy="4382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985A3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Override</w:t>
                            </w:r>
                          </w:p>
                          <w:p w14:paraId="728873A3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getItemCount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77C9219B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productList !=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null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?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()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A1B3F00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024CE168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A7016BD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static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extends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RecyclerView.ViewHolder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19254734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TextView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62947A5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ImageView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imgProduct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8AE4FCC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2380A32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ProductViewHolder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NonNull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0AEBE5C7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super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(itemView);</w:t>
                            </w:r>
                          </w:p>
                          <w:p w14:paraId="16DAACF5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txtProductName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findViewById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E29E62E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txtPrice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findViewById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txtPrice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8704EE0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    imgProduct =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itemView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findViewById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imgProduct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78EAAE2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173E9332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6A198A4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0699D41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void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updateData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&gt;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newProducts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3EC279A4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productList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newProducts;</w:t>
                            </w:r>
                          </w:p>
                          <w:p w14:paraId="45C156CE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notifyDataSetChanged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252BE897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086B4D6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AD43042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94C4EDB" w14:textId="77777777" w:rsidR="00C04202" w:rsidRDefault="00C04202" w:rsidP="00C0420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6D25429" w14:textId="77777777" w:rsidR="00C04202" w:rsidRDefault="00C04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1A07C" id="Text Box 56" o:spid="_x0000_s1071" type="#_x0000_t202" style="position:absolute;margin-left:-15.1pt;margin-top:-35.6pt;width:478.85pt;height:345.05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lLtPgIAAIUEAAAOAAAAZHJzL2Uyb0RvYy54bWysVE1v2zAMvQ/YfxB0X2ynSZoF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" fillcolor="white [3201]" strokeweight=".5pt">
                <v:textbox>
                  <w:txbxContent>
                    <w:p w14:paraId="0FF985A3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Override</w:t>
                      </w:r>
                    </w:p>
                    <w:p w14:paraId="728873A3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getItemCount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77C9219B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productList !=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null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?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()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7A1B3F00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024CE168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A7016BD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static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extends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RecyclerView.ViewHolder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19254734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TextView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462947A5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ImageView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imgProduct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38AE4FCC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2380A32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ProductViewHolder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NonNull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0AEBE5C7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super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(itemView);</w:t>
                      </w:r>
                    </w:p>
                    <w:p w14:paraId="16DAACF5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txtProductName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findViewById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E29E62E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txtPrice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findViewById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txtPrice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08704EE0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    imgProduct =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itemView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findViewById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imgProduct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78EAAE2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}</w:t>
                      </w:r>
                    </w:p>
                    <w:p w14:paraId="173E9332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56A198A4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0699D41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void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updateData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&gt;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newProducts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3EC279A4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productList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newProducts;</w:t>
                      </w:r>
                    </w:p>
                    <w:p w14:paraId="45C156CE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notifyDataSetChanged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();</w:t>
                      </w:r>
                    </w:p>
                    <w:p w14:paraId="252BE897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2086B4D6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AD43042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}</w:t>
                      </w:r>
                    </w:p>
                    <w:p w14:paraId="694C4EDB" w14:textId="77777777" w:rsidR="00C04202" w:rsidRDefault="00C04202" w:rsidP="00C0420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6D25429" w14:textId="77777777" w:rsidR="00C04202" w:rsidRDefault="00C04202"/>
                  </w:txbxContent>
                </v:textbox>
              </v:shape>
            </w:pict>
          </mc:Fallback>
        </mc:AlternateContent>
      </w:r>
    </w:p>
    <w:p w14:paraId="781D59D7" w14:textId="4651F5D9" w:rsidR="00C04202" w:rsidRDefault="00985FB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515168D0" wp14:editId="6FD2C453">
                <wp:simplePos x="0" y="0"/>
                <wp:positionH relativeFrom="column">
                  <wp:posOffset>-208867</wp:posOffset>
                </wp:positionH>
                <wp:positionV relativeFrom="paragraph">
                  <wp:posOffset>3970763</wp:posOffset>
                </wp:positionV>
                <wp:extent cx="6167887" cy="4287328"/>
                <wp:effectExtent l="0" t="0" r="23495" b="18415"/>
                <wp:wrapNone/>
                <wp:docPr id="115631435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887" cy="4287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711C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package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com.example.clothing.model;</w:t>
                            </w:r>
                          </w:p>
                          <w:p w14:paraId="1931C74D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5B79DCE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com.google.gson.annotations.SerializedName;</w:t>
                            </w:r>
                          </w:p>
                          <w:p w14:paraId="102DB098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3DC790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7C1B07A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"idProduct"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400BDC0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B7C37CF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775B780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"productName"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A0D5EEC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DFF7120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BA3E05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"image"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8E181D4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E3E8C44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097D5E9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"description"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BF610E1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description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9F25B49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1A4C74E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"quantity"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97EAF43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quantity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C16727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431D988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"price"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77306E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2DBC2B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3CA1D0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"size"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BC79B7D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3A4D90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6261053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"idCate"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D4CF78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CC0B270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78A359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description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quantity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7C371049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idProduct;</w:t>
                            </w:r>
                          </w:p>
                          <w:p w14:paraId="6778BB53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productName;</w:t>
                            </w:r>
                          </w:p>
                          <w:p w14:paraId="1DB75445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image;</w:t>
                            </w:r>
                          </w:p>
                          <w:p w14:paraId="1D288AE0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description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description;</w:t>
                            </w:r>
                          </w:p>
                          <w:p w14:paraId="37646281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quantity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quantity;</w:t>
                            </w:r>
                          </w:p>
                          <w:p w14:paraId="2123D25F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price;</w:t>
                            </w:r>
                          </w:p>
                          <w:p w14:paraId="764A4260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size;</w:t>
                            </w:r>
                          </w:p>
                          <w:p w14:paraId="19E1621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idCate;</w:t>
                            </w:r>
                          </w:p>
                          <w:p w14:paraId="767D316B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3BDDDBFE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94D7E8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getIdProduct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3CFB15E5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idProduct;</w:t>
                            </w:r>
                          </w:p>
                          <w:p w14:paraId="0783D5C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7ACCFC3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BAB6CF0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2A7F321E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productName;</w:t>
                            </w:r>
                          </w:p>
                          <w:p w14:paraId="6CB27759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159971FE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AB6DD0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144A9237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image;</w:t>
                            </w:r>
                          </w:p>
                          <w:p w14:paraId="0BD809B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79F8B09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49BF3F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getDescription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7DEB137B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description;</w:t>
                            </w:r>
                          </w:p>
                          <w:p w14:paraId="3E576433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39ABBE9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CBB53F7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getQuantity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0990EB8C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quantity;</w:t>
                            </w:r>
                          </w:p>
                          <w:p w14:paraId="17A911E9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C20C60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059BEBB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2DF6CAA6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price;</w:t>
                            </w:r>
                          </w:p>
                          <w:p w14:paraId="6FC91D6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117A66EB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FCAFF25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49AAE3A4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size;</w:t>
                            </w:r>
                          </w:p>
                          <w:p w14:paraId="3BEBE312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372F0DE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B8F71D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590FA60A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idCate;</w:t>
                            </w:r>
                          </w:p>
                          <w:p w14:paraId="4861B269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7064BBF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794C3E9" w14:textId="77777777" w:rsidR="00985FB9" w:rsidRDefault="00985FB9" w:rsidP="00985F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CA4B2B2" w14:textId="3CCC5B95" w:rsidR="00985FB9" w:rsidRDefault="00985F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168D0" id="Text Box 57" o:spid="_x0000_s1072" type="#_x0000_t202" style="position:absolute;margin-left:-16.45pt;margin-top:312.65pt;width:485.65pt;height:337.6pt;z-index:2516582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" fillcolor="white [3201]" strokeweight=".5pt">
                <v:textbox>
                  <w:txbxContent>
                    <w:p w14:paraId="5BB711C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package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com.example.clothing.model;</w:t>
                      </w:r>
                    </w:p>
                    <w:p w14:paraId="1931C74D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5B79DCE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com.google.gson.annotations.SerializedName;</w:t>
                      </w:r>
                    </w:p>
                    <w:p w14:paraId="102DB098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3DC790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7C1B07A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"idProduct"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3400BDC0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1B7C37CF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0775B780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"productName"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A0D5EEC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7DFF7120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BA3E05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"image"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68E181D4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2E3E8C44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097D5E9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"description"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BF610E1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description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39F25B49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1A4C74E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"quantity"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97EAF43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quantity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1C16727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431D988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"price"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277306E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02DBC2B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3CA1D0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"size"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3BC79B7D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73A4D90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6261053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"idCate"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D4CF78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1CC0B270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78A359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description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quantity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7C371049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idProduct;</w:t>
                      </w:r>
                    </w:p>
                    <w:p w14:paraId="6778BB53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productName;</w:t>
                      </w:r>
                    </w:p>
                    <w:p w14:paraId="1DB75445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image;</w:t>
                      </w:r>
                    </w:p>
                    <w:p w14:paraId="1D288AE0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description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description;</w:t>
                      </w:r>
                    </w:p>
                    <w:p w14:paraId="37646281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quantity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quantity;</w:t>
                      </w:r>
                    </w:p>
                    <w:p w14:paraId="2123D25F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price;</w:t>
                      </w:r>
                    </w:p>
                    <w:p w14:paraId="764A4260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size;</w:t>
                      </w:r>
                    </w:p>
                    <w:p w14:paraId="19E1621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idCate;</w:t>
                      </w:r>
                    </w:p>
                    <w:p w14:paraId="767D316B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3BDDDBFE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94D7E8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getIdProduct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3CFB15E5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idProduct;</w:t>
                      </w:r>
                    </w:p>
                    <w:p w14:paraId="0783D5C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67ACCFC3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BAB6CF0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2A7F321E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productName;</w:t>
                      </w:r>
                    </w:p>
                    <w:p w14:paraId="6CB27759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159971FE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AB6DD0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144A9237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image;</w:t>
                      </w:r>
                    </w:p>
                    <w:p w14:paraId="0BD809B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79F8B09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49BF3F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getDescription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7DEB137B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description;</w:t>
                      </w:r>
                    </w:p>
                    <w:p w14:paraId="3E576433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39ABBE9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0CBB53F7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getQuantity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0990EB8C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quantity;</w:t>
                      </w:r>
                    </w:p>
                    <w:p w14:paraId="17A911E9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4C20C60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059BEBB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2DF6CAA6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price;</w:t>
                      </w:r>
                    </w:p>
                    <w:p w14:paraId="6FC91D6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117A66EB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FCAFF25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49AAE3A4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size;</w:t>
                      </w:r>
                    </w:p>
                    <w:p w14:paraId="3BEBE312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6372F0DE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B8F71D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590FA60A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idCate;</w:t>
                      </w:r>
                    </w:p>
                    <w:p w14:paraId="4861B269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67064BBF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}</w:t>
                      </w:r>
                    </w:p>
                    <w:p w14:paraId="7794C3E9" w14:textId="77777777" w:rsidR="00985FB9" w:rsidRDefault="00985FB9" w:rsidP="00985F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7CA4B2B2" w14:textId="3CCC5B95" w:rsidR="00985FB9" w:rsidRDefault="00985FB9"/>
                  </w:txbxContent>
                </v:textbox>
              </v:shape>
            </w:pict>
          </mc:Fallback>
        </mc:AlternateContent>
      </w:r>
      <w:r w:rsidR="00C04202">
        <w:br w:type="page"/>
      </w:r>
    </w:p>
    <w:p w14:paraId="4512474D" w14:textId="4B8C5082" w:rsidR="00684B29" w:rsidRDefault="00E6681E" w:rsidP="00684B29">
      <w:pPr>
        <w:sectPr w:rsidR="00684B29" w:rsidSect="00FB3FAE">
          <w:footerReference w:type="default" r:id="rId23"/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393CCD1B" wp14:editId="68A1AB5A">
                <wp:simplePos x="0" y="0"/>
                <wp:positionH relativeFrom="column">
                  <wp:posOffset>-208867</wp:posOffset>
                </wp:positionH>
                <wp:positionV relativeFrom="paragraph">
                  <wp:posOffset>-693396</wp:posOffset>
                </wp:positionV>
                <wp:extent cx="6202392" cy="9195758"/>
                <wp:effectExtent l="0" t="0" r="27305" b="24765"/>
                <wp:wrapNone/>
                <wp:docPr id="2045247869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392" cy="9195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1073D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"size"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33F7645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4A8F701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118B536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@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SerializedName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"idCate"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BECACE9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1B24DC0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05D6FD4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description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quantity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0B97F0E3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idProduct;</w:t>
                            </w:r>
                          </w:p>
                          <w:p w14:paraId="5F00E8EA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productName;</w:t>
                            </w:r>
                          </w:p>
                          <w:p w14:paraId="40F4388B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image;</w:t>
                            </w:r>
                          </w:p>
                          <w:p w14:paraId="7429F6AC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description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description;</w:t>
                            </w:r>
                          </w:p>
                          <w:p w14:paraId="08E91DF2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quantity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quantity;</w:t>
                            </w:r>
                          </w:p>
                          <w:p w14:paraId="722E9152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price;</w:t>
                            </w:r>
                          </w:p>
                          <w:p w14:paraId="7F89F0C5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size;</w:t>
                            </w:r>
                          </w:p>
                          <w:p w14:paraId="69E6AAAD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= idCate;</w:t>
                            </w:r>
                          </w:p>
                          <w:p w14:paraId="512EAB74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06745D9B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937BC54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getIdProduct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2A40C51F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idProduct;</w:t>
                            </w:r>
                          </w:p>
                          <w:p w14:paraId="11D7119A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02CB0489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179A91A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getProductName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7359202A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productName;</w:t>
                            </w:r>
                          </w:p>
                          <w:p w14:paraId="3D33D44F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0864A7A7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8807A0D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getImage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13D70A09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image;</w:t>
                            </w:r>
                          </w:p>
                          <w:p w14:paraId="3BA8AF6C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15E85E5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2437CDB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getDescription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6219AF27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description;</w:t>
                            </w:r>
                          </w:p>
                          <w:p w14:paraId="0E6163F5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94459FD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E3D0A49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getQuantity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66C08861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quantity;</w:t>
                            </w:r>
                          </w:p>
                          <w:p w14:paraId="033CE6BB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26C4037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DE8653D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getPrice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778084D0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price;</w:t>
                            </w:r>
                          </w:p>
                          <w:p w14:paraId="18740D7C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37361382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0972451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String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getSize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3158F2D8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size;</w:t>
                            </w:r>
                          </w:p>
                          <w:p w14:paraId="3C6923E2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8925FA8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26C7F9C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67F99"/>
                                <w:sz w:val="21"/>
                                <w:szCs w:val="21"/>
                              </w:rPr>
                              <w:t>int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getIdCate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67683366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idCate;</w:t>
                            </w:r>
                          </w:p>
                          <w:p w14:paraId="2388C4F2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0F8392D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DB65534" w14:textId="77777777" w:rsidR="00E6681E" w:rsidRDefault="00E6681E" w:rsidP="00E6681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50444DD" w14:textId="77777777" w:rsidR="00E6681E" w:rsidRDefault="00E668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CCD1B" id="Text Box 58" o:spid="_x0000_s1073" type="#_x0000_t202" style="position:absolute;margin-left:-16.45pt;margin-top:-54.6pt;width:488.4pt;height:724.1pt;z-index:25165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" fillcolor="white [3201]" strokeweight=".5pt">
                <v:textbox>
                  <w:txbxContent>
                    <w:p w14:paraId="37C1073D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"size"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033F7645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34A8F701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118B536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@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SerializedName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"idCate"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3BECACE9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01B24DC0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05D6FD4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description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quantity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 {</w:t>
                      </w:r>
                    </w:p>
                    <w:p w14:paraId="0B97F0E3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idProduct;</w:t>
                      </w:r>
                    </w:p>
                    <w:p w14:paraId="5F00E8EA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productName;</w:t>
                      </w:r>
                    </w:p>
                    <w:p w14:paraId="40F4388B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image;</w:t>
                      </w:r>
                    </w:p>
                    <w:p w14:paraId="7429F6AC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description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description;</w:t>
                      </w:r>
                    </w:p>
                    <w:p w14:paraId="08E91DF2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quantity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quantity;</w:t>
                      </w:r>
                    </w:p>
                    <w:p w14:paraId="722E9152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price;</w:t>
                      </w:r>
                    </w:p>
                    <w:p w14:paraId="7F89F0C5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size;</w:t>
                      </w:r>
                    </w:p>
                    <w:p w14:paraId="69E6AAAD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= idCate;</w:t>
                      </w:r>
                    </w:p>
                    <w:p w14:paraId="512EAB74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06745D9B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937BC54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getIdProduct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2A40C51F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idProduct;</w:t>
                      </w:r>
                    </w:p>
                    <w:p w14:paraId="11D7119A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02CB0489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179A91A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getProductName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7359202A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productName;</w:t>
                      </w:r>
                    </w:p>
                    <w:p w14:paraId="3D33D44F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0864A7A7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8807A0D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getImage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13D70A09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image;</w:t>
                      </w:r>
                    </w:p>
                    <w:p w14:paraId="3BA8AF6C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515E85E5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2437CDB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getDescription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6219AF27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description;</w:t>
                      </w:r>
                    </w:p>
                    <w:p w14:paraId="0E6163F5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494459FD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E3D0A49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getQuantity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66C08861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quantity;</w:t>
                      </w:r>
                    </w:p>
                    <w:p w14:paraId="033CE6BB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526C4037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DE8653D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getPrice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778084D0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price;</w:t>
                      </w:r>
                    </w:p>
                    <w:p w14:paraId="18740D7C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37361382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0972451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String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getSize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3158F2D8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size;</w:t>
                      </w:r>
                    </w:p>
                    <w:p w14:paraId="3C6923E2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28925FA8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26C7F9C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67F99"/>
                          <w:sz w:val="21"/>
                          <w:szCs w:val="21"/>
                        </w:rPr>
                        <w:t>int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getIdCate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 {</w:t>
                      </w:r>
                    </w:p>
                    <w:p w14:paraId="67683366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idCate;</w:t>
                      </w:r>
                    </w:p>
                    <w:p w14:paraId="2388C4F2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}</w:t>
                      </w:r>
                    </w:p>
                    <w:p w14:paraId="50F8392D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}</w:t>
                      </w:r>
                    </w:p>
                    <w:p w14:paraId="5DB65534" w14:textId="77777777" w:rsidR="00E6681E" w:rsidRDefault="00E6681E" w:rsidP="00E6681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50444DD" w14:textId="77777777" w:rsidR="00E6681E" w:rsidRDefault="00E6681E"/>
                  </w:txbxContent>
                </v:textbox>
              </v:shape>
            </w:pict>
          </mc:Fallback>
        </mc:AlternateContent>
      </w:r>
      <w:r w:rsidR="00985FB9">
        <w:br w:type="page"/>
      </w:r>
    </w:p>
    <w:bookmarkStart w:id="55" w:name="_Toc241939903" w:displacedByCustomXml="next"/>
    <w:sdt>
      <w:sdtPr>
        <w:rPr>
          <w:rFonts w:eastAsia="Times New Roman" w:cs="Times New Roman"/>
          <w:b w:val="0"/>
          <w:color w:val="auto"/>
          <w:kern w:val="0"/>
          <w:sz w:val="24"/>
          <w:szCs w:val="24"/>
          <w14:ligatures w14:val="none"/>
        </w:rPr>
        <w:id w:val="1327713728"/>
        <w:docPartObj>
          <w:docPartGallery w:val="Bibliographies"/>
          <w:docPartUnique/>
        </w:docPartObj>
      </w:sdtPr>
      <w:sdtContent>
        <w:p w14:paraId="409FE470" w14:textId="7DDE2002" w:rsidR="004B05E1" w:rsidRDefault="008044DE" w:rsidP="002E7558">
          <w:pPr>
            <w:pStyle w:val="Heading1"/>
            <w:numPr>
              <w:ilvl w:val="0"/>
              <w:numId w:val="0"/>
            </w:numPr>
            <w:ind w:left="360"/>
          </w:pPr>
          <w:r>
            <w:t>TÀI LIỆU THAM KHẢO</w:t>
          </w:r>
          <w:bookmarkEnd w:id="55"/>
        </w:p>
        <w:sdt>
          <w:sdtPr>
            <w:id w:val="-573587230"/>
            <w:bibliography/>
          </w:sdtPr>
          <w:sdtContent>
            <w:p w14:paraId="57DF5DC0" w14:textId="77777777" w:rsidR="0078718A" w:rsidRDefault="004B05E1">
              <w:pPr>
                <w:rPr>
                  <w:rFonts w:asciiTheme="minorHAnsi" w:eastAsiaTheme="minorHAnsi" w:hAnsiTheme="minorHAnsi" w:cstheme="minorBidi"/>
                  <w:noProof/>
                  <w:kern w:val="2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5"/>
                <w:gridCol w:w="8930"/>
              </w:tblGrid>
              <w:tr w:rsidR="00B03E06" w14:paraId="27AF0DF8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E3A3AB" w14:textId="22E8CBCE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50ABADA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P. H. T. An, "Sự khác biệt của các design pattern MVC, MVP và MVVM," Viblo Mobile App, 12 6 2016. [Online]. Available: https://viblo.asia/p/su-khac-biet-cua-cac-design-pattern-mvc-mvp-va-mvvm-DXOkRzQVkdZ. [Accessed 1 4 2025].</w:t>
                    </w:r>
                  </w:p>
                </w:tc>
              </w:tr>
              <w:tr w:rsidR="00B03E06" w14:paraId="3FF0CE3E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1B7B598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BE3B2B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thanh, "Repository Pattern là gì ? Sử dụng Repository Pattern trong Laravel," Viblo, 13 9 2018. [Online]. Available: https://viblo.asia/p/repository-pattern-la-gi-su-dung-repository-pattern-trong-laravel-gDVK2jqwKLj. [Accessed 1 4 2025].</w:t>
                    </w:r>
                  </w:p>
                </w:tc>
              </w:tr>
              <w:tr w:rsidR="00B03E06" w14:paraId="03F2C1DF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4250767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B99BCF4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Lang, "Design pattern: Unit Of Work Pattern," 17 12 2021. [Online]. Available: https://viblo.asia/p/design-pattern-unit-of-work-pattern-bWrZnozQlxw. [Accessed 1 4 2025].</w:t>
                    </w:r>
                  </w:p>
                </w:tc>
              </w:tr>
              <w:tr w:rsidR="00B03E06" w14:paraId="1771ECB7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3044AC7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B561B4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H. Đinh, "State Design Pattern - Trợ thủ đắc lực của Developers," 21 11 2021. [Online]. Available: https://viblo.asia/p/state-design-pattern-tro-thu-dac-luc-cua-developers-3P0lPB9PKox. [Accessed 1 4 2025].</w:t>
                    </w:r>
                  </w:p>
                </w:tc>
              </w:tr>
              <w:tr w:rsidR="00B03E06" w14:paraId="716A24A3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892F669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03CA07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H. Đinh, "Strategy Design Pattern - Trợ thủ đắc lực của Developers," 21 11 2021. [Online]. Available: https://viblo.asia/p/strategy-design-pattern-tro-thu-dac-luc-cua-developers-bJzKmdwP59N. [Accessed 1 4 2025].</w:t>
                    </w:r>
                  </w:p>
                </w:tc>
              </w:tr>
              <w:tr w:rsidR="00B03E06" w14:paraId="3164A4AB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00C86F7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A26E0C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H. Đinh, "Factory Method Design Pattern - Trợ thủ đắc lực của Developers," 21 11 2021. [Online]. Available: https://viblo.asia/p/factory-method-design-pattern-tro-thu-dac-luc-cua-developers-924lJBLYlPM. [Accessed 1 4 2025].</w:t>
                    </w:r>
                  </w:p>
                </w:tc>
              </w:tr>
              <w:tr w:rsidR="00B03E06" w14:paraId="7DE487A8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D0DF395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469590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Q. Tien, "Hiểu biết cơ bản về Decorator pattern," 28 1 2016. [Online]. Available: https://viblo.asia/p/hieu-biet-co-ban-ve-decorator-pattern-pVYRPjbVG4ng. [Accessed 1 4 2025].</w:t>
                    </w:r>
                  </w:p>
                </w:tc>
              </w:tr>
              <w:tr w:rsidR="00B03E06" w14:paraId="62D5EAD3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3529C6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906094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H. Đinh, "Observer Design Pattern - Trợ thủ đắc lực của Developers," 1 2 2022. [Online]. Available: https://viblo.asia/p/observer-design-pattern-tro-thu-dac-luc-cua-developers-gAm5y7WAZdb. [Accessed 1 4 2025].</w:t>
                    </w:r>
                  </w:p>
                </w:tc>
              </w:tr>
              <w:tr w:rsidR="00B03E06" w14:paraId="17DE5259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9E916B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53D9DDF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H. Đinh, "Template Method Design Pattern - Trợ thủ đắc lực của Developers," 21 11 2021. [Online]. Available: https://viblo.asia/p/template-method-design-pattern-tro-thu-dac-luc-cua-developers-Az45bqYLlxY. [Accessed 1 4 2025].</w:t>
                    </w:r>
                  </w:p>
                </w:tc>
              </w:tr>
              <w:tr w:rsidR="00B03E06" w14:paraId="22E7DD07" w14:textId="77777777">
                <w:trPr>
                  <w:divId w:val="176124683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709EE1C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300707A" w14:textId="77777777" w:rsidR="0078718A" w:rsidRDefault="0078718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H. Đinh, "Adapter Design Pattern - Trợ thủ đắc lực của Developers," 21 11 2021. [Online]. Available: https://viblo.asia/p/adapter-design-pattern-tro-thu-dac-luc-cua-developers-Az45bqYQlxY. [Accessed 1 4 2025].</w:t>
                    </w:r>
                  </w:p>
                </w:tc>
              </w:tr>
            </w:tbl>
            <w:p w14:paraId="34170DD1" w14:textId="77777777" w:rsidR="0078718A" w:rsidRDefault="0078718A">
              <w:pPr>
                <w:divId w:val="1761246833"/>
                <w:rPr>
                  <w:noProof/>
                </w:rPr>
              </w:pPr>
            </w:p>
            <w:p w14:paraId="26B03D9F" w14:textId="2C7C5E83" w:rsidR="008F72F3" w:rsidRDefault="004B05E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867F72D" w14:textId="77777777" w:rsidR="00D52342" w:rsidRDefault="00D52342" w:rsidP="00BB39AB"/>
    <w:p w14:paraId="25AAF1E4" w14:textId="53002697" w:rsidR="00486CD0" w:rsidRDefault="00486CD0" w:rsidP="00AE1001"/>
    <w:p w14:paraId="2A1D6FC7" w14:textId="77777777" w:rsidR="00991176" w:rsidRPr="00247214" w:rsidRDefault="00991176" w:rsidP="00AE1001"/>
    <w:sectPr w:rsidR="00991176" w:rsidRPr="00247214" w:rsidSect="00FB3FAE">
      <w:pgSz w:w="12240" w:h="15840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42A7C" w14:textId="77777777" w:rsidR="00B17DA4" w:rsidRDefault="00B17DA4" w:rsidP="00801102">
      <w:r>
        <w:separator/>
      </w:r>
    </w:p>
  </w:endnote>
  <w:endnote w:type="continuationSeparator" w:id="0">
    <w:p w14:paraId="71B34698" w14:textId="77777777" w:rsidR="00B17DA4" w:rsidRDefault="00B17DA4" w:rsidP="00801102">
      <w:r>
        <w:continuationSeparator/>
      </w:r>
    </w:p>
  </w:endnote>
  <w:endnote w:type="continuationNotice" w:id="1">
    <w:p w14:paraId="20CE654B" w14:textId="77777777" w:rsidR="00B17DA4" w:rsidRDefault="00B17D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40210162"/>
      <w:docPartObj>
        <w:docPartGallery w:val="Page Numbers (Bottom of Page)"/>
        <w:docPartUnique/>
      </w:docPartObj>
    </w:sdtPr>
    <w:sdtContent>
      <w:p w14:paraId="21689348" w14:textId="0FFFBCEF" w:rsidR="00D52342" w:rsidRDefault="00D523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B99101" w14:textId="77777777" w:rsidR="00D52342" w:rsidRDefault="00D52342" w:rsidP="00D523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3365671"/>
      <w:docPartObj>
        <w:docPartGallery w:val="Page Numbers (Bottom of Page)"/>
        <w:docPartUnique/>
      </w:docPartObj>
    </w:sdtPr>
    <w:sdtContent>
      <w:p w14:paraId="55F78065" w14:textId="69F5A9B8" w:rsidR="00D52342" w:rsidRDefault="00D523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27B635B2" w14:textId="77777777" w:rsidR="00D52342" w:rsidRDefault="00D52342" w:rsidP="00D5234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5060423"/>
      <w:docPartObj>
        <w:docPartGallery w:val="Page Numbers (Bottom of Page)"/>
        <w:docPartUnique/>
      </w:docPartObj>
    </w:sdtPr>
    <w:sdtContent>
      <w:p w14:paraId="2C9D780E" w14:textId="77777777" w:rsidR="00FF3C50" w:rsidRDefault="00FF3C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30138408" w14:textId="77777777" w:rsidR="00FF3C50" w:rsidRDefault="00FF3C50" w:rsidP="00D523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8675" w14:textId="77777777" w:rsidR="00B17DA4" w:rsidRDefault="00B17DA4" w:rsidP="00801102">
      <w:r>
        <w:separator/>
      </w:r>
    </w:p>
  </w:footnote>
  <w:footnote w:type="continuationSeparator" w:id="0">
    <w:p w14:paraId="48ABCD81" w14:textId="77777777" w:rsidR="00B17DA4" w:rsidRDefault="00B17DA4" w:rsidP="00801102">
      <w:r>
        <w:continuationSeparator/>
      </w:r>
    </w:p>
  </w:footnote>
  <w:footnote w:type="continuationNotice" w:id="1">
    <w:p w14:paraId="125453CF" w14:textId="77777777" w:rsidR="00B17DA4" w:rsidRDefault="00B17D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241D"/>
    <w:multiLevelType w:val="multilevel"/>
    <w:tmpl w:val="28F4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E12AF"/>
    <w:multiLevelType w:val="multilevel"/>
    <w:tmpl w:val="E60CFA94"/>
    <w:lvl w:ilvl="0">
      <w:start w:val="1"/>
      <w:numFmt w:val="decimal"/>
      <w:pStyle w:val="Heading1"/>
      <w:lvlText w:val="CHƯƠNG %1."/>
      <w:lvlJc w:val="left"/>
      <w:pPr>
        <w:ind w:left="324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FBF4E28"/>
    <w:multiLevelType w:val="multilevel"/>
    <w:tmpl w:val="14E2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44E6"/>
    <w:multiLevelType w:val="multilevel"/>
    <w:tmpl w:val="BD2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A349E"/>
    <w:multiLevelType w:val="multilevel"/>
    <w:tmpl w:val="7FA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E16E2"/>
    <w:multiLevelType w:val="hybridMultilevel"/>
    <w:tmpl w:val="4E0A3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D72AE"/>
    <w:multiLevelType w:val="multilevel"/>
    <w:tmpl w:val="9E1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62329"/>
    <w:multiLevelType w:val="hybridMultilevel"/>
    <w:tmpl w:val="0E46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C1BA3"/>
    <w:multiLevelType w:val="multilevel"/>
    <w:tmpl w:val="05A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54EF6"/>
    <w:multiLevelType w:val="hybridMultilevel"/>
    <w:tmpl w:val="3D788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E5E2E"/>
    <w:multiLevelType w:val="hybridMultilevel"/>
    <w:tmpl w:val="05AC11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C0614"/>
    <w:multiLevelType w:val="multilevel"/>
    <w:tmpl w:val="ADD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35D63"/>
    <w:multiLevelType w:val="multilevel"/>
    <w:tmpl w:val="C73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976F5"/>
    <w:multiLevelType w:val="multilevel"/>
    <w:tmpl w:val="C54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4404E"/>
    <w:multiLevelType w:val="hybridMultilevel"/>
    <w:tmpl w:val="AA063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DA33F8"/>
    <w:multiLevelType w:val="multilevel"/>
    <w:tmpl w:val="FD544912"/>
    <w:lvl w:ilvl="0">
      <w:start w:val="1"/>
      <w:numFmt w:val="decimal"/>
      <w:lvlText w:val="CHƯƠNG 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6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80" w:hanging="1440"/>
      </w:pPr>
      <w:rPr>
        <w:rFonts w:hint="default"/>
      </w:rPr>
    </w:lvl>
  </w:abstractNum>
  <w:abstractNum w:abstractNumId="16" w15:restartNumberingAfterBreak="0">
    <w:nsid w:val="5FD65E3F"/>
    <w:multiLevelType w:val="multilevel"/>
    <w:tmpl w:val="E13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241AB"/>
    <w:multiLevelType w:val="multilevel"/>
    <w:tmpl w:val="DB0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40B41"/>
    <w:multiLevelType w:val="multilevel"/>
    <w:tmpl w:val="20EC5978"/>
    <w:lvl w:ilvl="0">
      <w:start w:val="1"/>
      <w:numFmt w:val="decimal"/>
      <w:lvlText w:val="CHƯƠNG %1."/>
      <w:lvlJc w:val="left"/>
      <w:pPr>
        <w:ind w:left="2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bCs w:val="0"/>
      </w:rPr>
    </w:lvl>
    <w:lvl w:ilvl="2">
      <w:start w:val="1"/>
      <w:numFmt w:val="decimal"/>
      <w:lvlRestart w:val="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1CA143E"/>
    <w:multiLevelType w:val="multilevel"/>
    <w:tmpl w:val="C65E94C8"/>
    <w:lvl w:ilvl="0">
      <w:start w:val="1"/>
      <w:numFmt w:val="decimal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806" w:hanging="360"/>
      </w:pPr>
      <w:rPr>
        <w:rFonts w:hint="default"/>
        <w:b/>
        <w:bCs w:val="0"/>
      </w:rPr>
    </w:lvl>
    <w:lvl w:ilvl="2">
      <w:start w:val="1"/>
      <w:numFmt w:val="decimal"/>
      <w:pStyle w:val="Heading4"/>
      <w:lvlText w:val="%2%1..%3."/>
      <w:lvlJc w:val="left"/>
      <w:pPr>
        <w:ind w:left="1252" w:hanging="36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69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44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9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36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2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28" w:hanging="360"/>
      </w:pPr>
      <w:rPr>
        <w:rFonts w:hint="default"/>
      </w:rPr>
    </w:lvl>
  </w:abstractNum>
  <w:abstractNum w:abstractNumId="20" w15:restartNumberingAfterBreak="0">
    <w:nsid w:val="78F0677F"/>
    <w:multiLevelType w:val="multilevel"/>
    <w:tmpl w:val="8C1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A5297"/>
    <w:multiLevelType w:val="hybridMultilevel"/>
    <w:tmpl w:val="73B2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390908">
    <w:abstractNumId w:val="10"/>
  </w:num>
  <w:num w:numId="2" w16cid:durableId="563638417">
    <w:abstractNumId w:val="7"/>
  </w:num>
  <w:num w:numId="3" w16cid:durableId="1801655201">
    <w:abstractNumId w:val="21"/>
  </w:num>
  <w:num w:numId="4" w16cid:durableId="212153641">
    <w:abstractNumId w:val="5"/>
  </w:num>
  <w:num w:numId="5" w16cid:durableId="1838303794">
    <w:abstractNumId w:val="16"/>
  </w:num>
  <w:num w:numId="6" w16cid:durableId="1808818195">
    <w:abstractNumId w:val="20"/>
  </w:num>
  <w:num w:numId="7" w16cid:durableId="1404911768">
    <w:abstractNumId w:val="8"/>
  </w:num>
  <w:num w:numId="8" w16cid:durableId="598564169">
    <w:abstractNumId w:val="0"/>
  </w:num>
  <w:num w:numId="9" w16cid:durableId="1654674184">
    <w:abstractNumId w:val="1"/>
  </w:num>
  <w:num w:numId="10" w16cid:durableId="1523202668">
    <w:abstractNumId w:val="9"/>
  </w:num>
  <w:num w:numId="11" w16cid:durableId="367951052">
    <w:abstractNumId w:val="19"/>
  </w:num>
  <w:num w:numId="12" w16cid:durableId="269974245">
    <w:abstractNumId w:val="1"/>
  </w:num>
  <w:num w:numId="13" w16cid:durableId="1013071491">
    <w:abstractNumId w:val="15"/>
  </w:num>
  <w:num w:numId="14" w16cid:durableId="1297301080">
    <w:abstractNumId w:val="18"/>
  </w:num>
  <w:num w:numId="15" w16cid:durableId="1417096730">
    <w:abstractNumId w:val="2"/>
  </w:num>
  <w:num w:numId="16" w16cid:durableId="298414635">
    <w:abstractNumId w:val="13"/>
  </w:num>
  <w:num w:numId="17" w16cid:durableId="2052612605">
    <w:abstractNumId w:val="12"/>
  </w:num>
  <w:num w:numId="18" w16cid:durableId="216094028">
    <w:abstractNumId w:val="17"/>
  </w:num>
  <w:num w:numId="19" w16cid:durableId="2066490704">
    <w:abstractNumId w:val="11"/>
  </w:num>
  <w:num w:numId="20" w16cid:durableId="1826890899">
    <w:abstractNumId w:val="6"/>
  </w:num>
  <w:num w:numId="21" w16cid:durableId="1882403084">
    <w:abstractNumId w:val="14"/>
  </w:num>
  <w:num w:numId="22" w16cid:durableId="11097381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57634504">
    <w:abstractNumId w:val="3"/>
  </w:num>
  <w:num w:numId="24" w16cid:durableId="800806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02"/>
    <w:rsid w:val="000001B0"/>
    <w:rsid w:val="00000273"/>
    <w:rsid w:val="00011190"/>
    <w:rsid w:val="0001169D"/>
    <w:rsid w:val="00015ADD"/>
    <w:rsid w:val="00025152"/>
    <w:rsid w:val="00027F9B"/>
    <w:rsid w:val="0003071E"/>
    <w:rsid w:val="00030D02"/>
    <w:rsid w:val="000363AB"/>
    <w:rsid w:val="0004238B"/>
    <w:rsid w:val="00042E2D"/>
    <w:rsid w:val="000434BA"/>
    <w:rsid w:val="00043FEA"/>
    <w:rsid w:val="00046D9F"/>
    <w:rsid w:val="00052CBC"/>
    <w:rsid w:val="000541F5"/>
    <w:rsid w:val="00056D78"/>
    <w:rsid w:val="00057564"/>
    <w:rsid w:val="000578CC"/>
    <w:rsid w:val="00060A9F"/>
    <w:rsid w:val="00060D56"/>
    <w:rsid w:val="00067CA5"/>
    <w:rsid w:val="000713BD"/>
    <w:rsid w:val="00071F09"/>
    <w:rsid w:val="00072699"/>
    <w:rsid w:val="00072A63"/>
    <w:rsid w:val="00073057"/>
    <w:rsid w:val="00073C31"/>
    <w:rsid w:val="00075894"/>
    <w:rsid w:val="0008278A"/>
    <w:rsid w:val="00082E87"/>
    <w:rsid w:val="000909AB"/>
    <w:rsid w:val="00097AEC"/>
    <w:rsid w:val="000A0FAC"/>
    <w:rsid w:val="000A33B6"/>
    <w:rsid w:val="000A3C41"/>
    <w:rsid w:val="000A598E"/>
    <w:rsid w:val="000B0EC2"/>
    <w:rsid w:val="000B62E3"/>
    <w:rsid w:val="000C0FE0"/>
    <w:rsid w:val="000C3445"/>
    <w:rsid w:val="000C55B4"/>
    <w:rsid w:val="000C5FAA"/>
    <w:rsid w:val="000C7F0A"/>
    <w:rsid w:val="000D1199"/>
    <w:rsid w:val="000D1B1D"/>
    <w:rsid w:val="000D293D"/>
    <w:rsid w:val="000D4D85"/>
    <w:rsid w:val="000D5034"/>
    <w:rsid w:val="000D55CE"/>
    <w:rsid w:val="000D57C7"/>
    <w:rsid w:val="000D6C96"/>
    <w:rsid w:val="000E176E"/>
    <w:rsid w:val="000E3942"/>
    <w:rsid w:val="000E5976"/>
    <w:rsid w:val="000E731B"/>
    <w:rsid w:val="000E764B"/>
    <w:rsid w:val="000F2CF8"/>
    <w:rsid w:val="000F628F"/>
    <w:rsid w:val="000F63D0"/>
    <w:rsid w:val="001018BB"/>
    <w:rsid w:val="001039DD"/>
    <w:rsid w:val="0010705E"/>
    <w:rsid w:val="00110020"/>
    <w:rsid w:val="00111256"/>
    <w:rsid w:val="00112E99"/>
    <w:rsid w:val="001144CE"/>
    <w:rsid w:val="00115CD9"/>
    <w:rsid w:val="00115DC6"/>
    <w:rsid w:val="001204EB"/>
    <w:rsid w:val="00121F30"/>
    <w:rsid w:val="00122E99"/>
    <w:rsid w:val="00123560"/>
    <w:rsid w:val="00123BA1"/>
    <w:rsid w:val="0012644A"/>
    <w:rsid w:val="001277B6"/>
    <w:rsid w:val="001278DB"/>
    <w:rsid w:val="00133736"/>
    <w:rsid w:val="00134F5D"/>
    <w:rsid w:val="001373A1"/>
    <w:rsid w:val="001377C9"/>
    <w:rsid w:val="0014381D"/>
    <w:rsid w:val="0014528C"/>
    <w:rsid w:val="001478FC"/>
    <w:rsid w:val="00152039"/>
    <w:rsid w:val="00152AFC"/>
    <w:rsid w:val="00152F81"/>
    <w:rsid w:val="00155CB0"/>
    <w:rsid w:val="00157F2D"/>
    <w:rsid w:val="0016334C"/>
    <w:rsid w:val="00163B8C"/>
    <w:rsid w:val="00165BD8"/>
    <w:rsid w:val="00167056"/>
    <w:rsid w:val="0016739B"/>
    <w:rsid w:val="001720BA"/>
    <w:rsid w:val="00172906"/>
    <w:rsid w:val="001747E0"/>
    <w:rsid w:val="00174E76"/>
    <w:rsid w:val="00177DFD"/>
    <w:rsid w:val="001811EA"/>
    <w:rsid w:val="001859F3"/>
    <w:rsid w:val="00186465"/>
    <w:rsid w:val="00190C11"/>
    <w:rsid w:val="001932A6"/>
    <w:rsid w:val="001A15DD"/>
    <w:rsid w:val="001A1D71"/>
    <w:rsid w:val="001A4F0C"/>
    <w:rsid w:val="001A5259"/>
    <w:rsid w:val="001A553D"/>
    <w:rsid w:val="001A648A"/>
    <w:rsid w:val="001A6F33"/>
    <w:rsid w:val="001B11C6"/>
    <w:rsid w:val="001B3284"/>
    <w:rsid w:val="001B35F7"/>
    <w:rsid w:val="001C0533"/>
    <w:rsid w:val="001C06B9"/>
    <w:rsid w:val="001C267A"/>
    <w:rsid w:val="001C3E28"/>
    <w:rsid w:val="001C4DF5"/>
    <w:rsid w:val="001C5042"/>
    <w:rsid w:val="001C6024"/>
    <w:rsid w:val="001D226D"/>
    <w:rsid w:val="001D6AA0"/>
    <w:rsid w:val="001E0818"/>
    <w:rsid w:val="001E0A6E"/>
    <w:rsid w:val="001E21DB"/>
    <w:rsid w:val="001E32D4"/>
    <w:rsid w:val="001E32EE"/>
    <w:rsid w:val="001E77A6"/>
    <w:rsid w:val="001F4EDE"/>
    <w:rsid w:val="001F54BD"/>
    <w:rsid w:val="001F75EF"/>
    <w:rsid w:val="0020235D"/>
    <w:rsid w:val="002045EE"/>
    <w:rsid w:val="002048BA"/>
    <w:rsid w:val="00204E84"/>
    <w:rsid w:val="00206310"/>
    <w:rsid w:val="00206F71"/>
    <w:rsid w:val="00210A59"/>
    <w:rsid w:val="00211340"/>
    <w:rsid w:val="00211C20"/>
    <w:rsid w:val="002123BA"/>
    <w:rsid w:val="002133FB"/>
    <w:rsid w:val="00213545"/>
    <w:rsid w:val="00214B2A"/>
    <w:rsid w:val="00215BF3"/>
    <w:rsid w:val="00220B5B"/>
    <w:rsid w:val="00220BAB"/>
    <w:rsid w:val="00220E90"/>
    <w:rsid w:val="00221B30"/>
    <w:rsid w:val="00222FC0"/>
    <w:rsid w:val="00224971"/>
    <w:rsid w:val="00224AC7"/>
    <w:rsid w:val="00226BEB"/>
    <w:rsid w:val="00227DAD"/>
    <w:rsid w:val="002313DD"/>
    <w:rsid w:val="002367A4"/>
    <w:rsid w:val="002367C2"/>
    <w:rsid w:val="00237175"/>
    <w:rsid w:val="00241264"/>
    <w:rsid w:val="00243C97"/>
    <w:rsid w:val="00245C2D"/>
    <w:rsid w:val="00246F11"/>
    <w:rsid w:val="00246F51"/>
    <w:rsid w:val="00247214"/>
    <w:rsid w:val="00247514"/>
    <w:rsid w:val="00250BA7"/>
    <w:rsid w:val="0025140F"/>
    <w:rsid w:val="00251B0D"/>
    <w:rsid w:val="002541F5"/>
    <w:rsid w:val="002558C5"/>
    <w:rsid w:val="0025643D"/>
    <w:rsid w:val="00256DC2"/>
    <w:rsid w:val="00260016"/>
    <w:rsid w:val="00261C2E"/>
    <w:rsid w:val="002628A5"/>
    <w:rsid w:val="002636ED"/>
    <w:rsid w:val="0026510E"/>
    <w:rsid w:val="0026780C"/>
    <w:rsid w:val="002709E3"/>
    <w:rsid w:val="00275FE7"/>
    <w:rsid w:val="00277689"/>
    <w:rsid w:val="002804FC"/>
    <w:rsid w:val="00281E57"/>
    <w:rsid w:val="00282118"/>
    <w:rsid w:val="00283630"/>
    <w:rsid w:val="00283DA7"/>
    <w:rsid w:val="00285333"/>
    <w:rsid w:val="00290513"/>
    <w:rsid w:val="00291089"/>
    <w:rsid w:val="002941EA"/>
    <w:rsid w:val="0029454D"/>
    <w:rsid w:val="00295344"/>
    <w:rsid w:val="00295D2E"/>
    <w:rsid w:val="002A107A"/>
    <w:rsid w:val="002A292D"/>
    <w:rsid w:val="002A2C3E"/>
    <w:rsid w:val="002A48C3"/>
    <w:rsid w:val="002A5429"/>
    <w:rsid w:val="002A553C"/>
    <w:rsid w:val="002A7FD6"/>
    <w:rsid w:val="002B05A1"/>
    <w:rsid w:val="002B06A8"/>
    <w:rsid w:val="002B430B"/>
    <w:rsid w:val="002B7224"/>
    <w:rsid w:val="002B7ACA"/>
    <w:rsid w:val="002C3FD9"/>
    <w:rsid w:val="002C4CAC"/>
    <w:rsid w:val="002C583A"/>
    <w:rsid w:val="002C5927"/>
    <w:rsid w:val="002C5C03"/>
    <w:rsid w:val="002C7566"/>
    <w:rsid w:val="002D0F55"/>
    <w:rsid w:val="002D11BD"/>
    <w:rsid w:val="002D12AB"/>
    <w:rsid w:val="002D25C1"/>
    <w:rsid w:val="002D358A"/>
    <w:rsid w:val="002D5429"/>
    <w:rsid w:val="002D5CB6"/>
    <w:rsid w:val="002E120D"/>
    <w:rsid w:val="002E35BA"/>
    <w:rsid w:val="002E3C4C"/>
    <w:rsid w:val="002E4AA0"/>
    <w:rsid w:val="002E58BE"/>
    <w:rsid w:val="002E6481"/>
    <w:rsid w:val="002E7558"/>
    <w:rsid w:val="002F2452"/>
    <w:rsid w:val="002F29BE"/>
    <w:rsid w:val="002F47D3"/>
    <w:rsid w:val="002F74C2"/>
    <w:rsid w:val="00300489"/>
    <w:rsid w:val="00300958"/>
    <w:rsid w:val="0030450A"/>
    <w:rsid w:val="00306253"/>
    <w:rsid w:val="00307367"/>
    <w:rsid w:val="003077DA"/>
    <w:rsid w:val="003119AB"/>
    <w:rsid w:val="00313293"/>
    <w:rsid w:val="00314401"/>
    <w:rsid w:val="003151C9"/>
    <w:rsid w:val="00315350"/>
    <w:rsid w:val="003201FD"/>
    <w:rsid w:val="0032050C"/>
    <w:rsid w:val="00322E4D"/>
    <w:rsid w:val="003233E6"/>
    <w:rsid w:val="00323844"/>
    <w:rsid w:val="00323BBC"/>
    <w:rsid w:val="00325E5E"/>
    <w:rsid w:val="0033002F"/>
    <w:rsid w:val="00330622"/>
    <w:rsid w:val="00335F58"/>
    <w:rsid w:val="003374EF"/>
    <w:rsid w:val="00340622"/>
    <w:rsid w:val="00341CF7"/>
    <w:rsid w:val="00342E3C"/>
    <w:rsid w:val="00343C50"/>
    <w:rsid w:val="00344BF4"/>
    <w:rsid w:val="0034718E"/>
    <w:rsid w:val="00347E45"/>
    <w:rsid w:val="0035047C"/>
    <w:rsid w:val="00352BB1"/>
    <w:rsid w:val="00353BBE"/>
    <w:rsid w:val="00356F24"/>
    <w:rsid w:val="00361A63"/>
    <w:rsid w:val="003633BF"/>
    <w:rsid w:val="00365047"/>
    <w:rsid w:val="00365C5C"/>
    <w:rsid w:val="003668CB"/>
    <w:rsid w:val="00366CB7"/>
    <w:rsid w:val="00371A36"/>
    <w:rsid w:val="00375ABA"/>
    <w:rsid w:val="00381C1C"/>
    <w:rsid w:val="00382AE9"/>
    <w:rsid w:val="0038316A"/>
    <w:rsid w:val="00384424"/>
    <w:rsid w:val="003862E5"/>
    <w:rsid w:val="0038681E"/>
    <w:rsid w:val="003900A1"/>
    <w:rsid w:val="00390C29"/>
    <w:rsid w:val="003923C3"/>
    <w:rsid w:val="00395959"/>
    <w:rsid w:val="003A0138"/>
    <w:rsid w:val="003A0199"/>
    <w:rsid w:val="003A118B"/>
    <w:rsid w:val="003A1B13"/>
    <w:rsid w:val="003A2100"/>
    <w:rsid w:val="003A2317"/>
    <w:rsid w:val="003A2E6C"/>
    <w:rsid w:val="003A335C"/>
    <w:rsid w:val="003A371A"/>
    <w:rsid w:val="003A5A07"/>
    <w:rsid w:val="003A633E"/>
    <w:rsid w:val="003A655E"/>
    <w:rsid w:val="003A760C"/>
    <w:rsid w:val="003B0A42"/>
    <w:rsid w:val="003B2459"/>
    <w:rsid w:val="003B251F"/>
    <w:rsid w:val="003B42DB"/>
    <w:rsid w:val="003B6200"/>
    <w:rsid w:val="003B6A8B"/>
    <w:rsid w:val="003C14B8"/>
    <w:rsid w:val="003C5F14"/>
    <w:rsid w:val="003C6937"/>
    <w:rsid w:val="003C737E"/>
    <w:rsid w:val="003D052E"/>
    <w:rsid w:val="003D0FF2"/>
    <w:rsid w:val="003D11DA"/>
    <w:rsid w:val="003D1538"/>
    <w:rsid w:val="003D1D6E"/>
    <w:rsid w:val="003D2663"/>
    <w:rsid w:val="003D697B"/>
    <w:rsid w:val="003D7126"/>
    <w:rsid w:val="003D7538"/>
    <w:rsid w:val="003E009B"/>
    <w:rsid w:val="003E1C35"/>
    <w:rsid w:val="003F04CC"/>
    <w:rsid w:val="003F2409"/>
    <w:rsid w:val="003F2F64"/>
    <w:rsid w:val="003F5649"/>
    <w:rsid w:val="003F6A30"/>
    <w:rsid w:val="003F70B2"/>
    <w:rsid w:val="003F75E3"/>
    <w:rsid w:val="00400338"/>
    <w:rsid w:val="00402207"/>
    <w:rsid w:val="0040234F"/>
    <w:rsid w:val="004037B6"/>
    <w:rsid w:val="00403CFF"/>
    <w:rsid w:val="00405217"/>
    <w:rsid w:val="004075D9"/>
    <w:rsid w:val="00407658"/>
    <w:rsid w:val="00411A4D"/>
    <w:rsid w:val="00412031"/>
    <w:rsid w:val="00416F4F"/>
    <w:rsid w:val="0041717C"/>
    <w:rsid w:val="0042118C"/>
    <w:rsid w:val="00421A1C"/>
    <w:rsid w:val="00423546"/>
    <w:rsid w:val="00423B79"/>
    <w:rsid w:val="00424BCE"/>
    <w:rsid w:val="00426ECF"/>
    <w:rsid w:val="00431103"/>
    <w:rsid w:val="004317F9"/>
    <w:rsid w:val="00431DF3"/>
    <w:rsid w:val="00432A3C"/>
    <w:rsid w:val="00432E7B"/>
    <w:rsid w:val="004350C3"/>
    <w:rsid w:val="00436951"/>
    <w:rsid w:val="00436A31"/>
    <w:rsid w:val="00442C1D"/>
    <w:rsid w:val="00444591"/>
    <w:rsid w:val="00444AE0"/>
    <w:rsid w:val="0044741F"/>
    <w:rsid w:val="00450D92"/>
    <w:rsid w:val="00450F2E"/>
    <w:rsid w:val="00452F75"/>
    <w:rsid w:val="00456D01"/>
    <w:rsid w:val="00460D8B"/>
    <w:rsid w:val="00461DA5"/>
    <w:rsid w:val="00462DE0"/>
    <w:rsid w:val="00463ED9"/>
    <w:rsid w:val="00466080"/>
    <w:rsid w:val="004674FB"/>
    <w:rsid w:val="00470560"/>
    <w:rsid w:val="004723D3"/>
    <w:rsid w:val="0047528A"/>
    <w:rsid w:val="004753DF"/>
    <w:rsid w:val="00475E89"/>
    <w:rsid w:val="004760DB"/>
    <w:rsid w:val="00476F26"/>
    <w:rsid w:val="004773E6"/>
    <w:rsid w:val="00477A0A"/>
    <w:rsid w:val="00477AC1"/>
    <w:rsid w:val="00480343"/>
    <w:rsid w:val="00480AF2"/>
    <w:rsid w:val="00480E29"/>
    <w:rsid w:val="00482557"/>
    <w:rsid w:val="00482768"/>
    <w:rsid w:val="00486CD0"/>
    <w:rsid w:val="004871BB"/>
    <w:rsid w:val="00490C13"/>
    <w:rsid w:val="00492588"/>
    <w:rsid w:val="004927AC"/>
    <w:rsid w:val="0049400A"/>
    <w:rsid w:val="00494489"/>
    <w:rsid w:val="004974AA"/>
    <w:rsid w:val="004974D7"/>
    <w:rsid w:val="004A12FE"/>
    <w:rsid w:val="004A1FAC"/>
    <w:rsid w:val="004A38A7"/>
    <w:rsid w:val="004A6A06"/>
    <w:rsid w:val="004B05E1"/>
    <w:rsid w:val="004B72CA"/>
    <w:rsid w:val="004B768A"/>
    <w:rsid w:val="004C0B66"/>
    <w:rsid w:val="004C0B67"/>
    <w:rsid w:val="004C19DC"/>
    <w:rsid w:val="004C48E8"/>
    <w:rsid w:val="004C4FDA"/>
    <w:rsid w:val="004D0230"/>
    <w:rsid w:val="004D1B2D"/>
    <w:rsid w:val="004D2B87"/>
    <w:rsid w:val="004D465C"/>
    <w:rsid w:val="004E0A9C"/>
    <w:rsid w:val="004E2620"/>
    <w:rsid w:val="004E4D81"/>
    <w:rsid w:val="004E60A4"/>
    <w:rsid w:val="004F2223"/>
    <w:rsid w:val="004F2322"/>
    <w:rsid w:val="004F4384"/>
    <w:rsid w:val="004F76D5"/>
    <w:rsid w:val="0050205D"/>
    <w:rsid w:val="00502205"/>
    <w:rsid w:val="005025A0"/>
    <w:rsid w:val="00502776"/>
    <w:rsid w:val="00502D70"/>
    <w:rsid w:val="00502F8D"/>
    <w:rsid w:val="005049B2"/>
    <w:rsid w:val="00506323"/>
    <w:rsid w:val="00507795"/>
    <w:rsid w:val="00507B8A"/>
    <w:rsid w:val="00510AAA"/>
    <w:rsid w:val="0051456F"/>
    <w:rsid w:val="0051576B"/>
    <w:rsid w:val="005160E8"/>
    <w:rsid w:val="00516A81"/>
    <w:rsid w:val="0052015B"/>
    <w:rsid w:val="005238A9"/>
    <w:rsid w:val="0052518F"/>
    <w:rsid w:val="00530286"/>
    <w:rsid w:val="00531015"/>
    <w:rsid w:val="00533345"/>
    <w:rsid w:val="00537ED1"/>
    <w:rsid w:val="005406B3"/>
    <w:rsid w:val="0054337A"/>
    <w:rsid w:val="005463EE"/>
    <w:rsid w:val="005474C2"/>
    <w:rsid w:val="00550433"/>
    <w:rsid w:val="00551CD4"/>
    <w:rsid w:val="0055689A"/>
    <w:rsid w:val="00556F0B"/>
    <w:rsid w:val="005571EC"/>
    <w:rsid w:val="005613E0"/>
    <w:rsid w:val="00562EA5"/>
    <w:rsid w:val="00564648"/>
    <w:rsid w:val="005710A4"/>
    <w:rsid w:val="005737C9"/>
    <w:rsid w:val="005747B6"/>
    <w:rsid w:val="005751C7"/>
    <w:rsid w:val="00576728"/>
    <w:rsid w:val="00577CDF"/>
    <w:rsid w:val="00583B87"/>
    <w:rsid w:val="0058535D"/>
    <w:rsid w:val="00585ED2"/>
    <w:rsid w:val="00587741"/>
    <w:rsid w:val="00590D1F"/>
    <w:rsid w:val="00591249"/>
    <w:rsid w:val="0059240A"/>
    <w:rsid w:val="00592BDB"/>
    <w:rsid w:val="00593608"/>
    <w:rsid w:val="005941ED"/>
    <w:rsid w:val="005944D2"/>
    <w:rsid w:val="0059505B"/>
    <w:rsid w:val="005962B7"/>
    <w:rsid w:val="005968A7"/>
    <w:rsid w:val="00596F8E"/>
    <w:rsid w:val="005A1807"/>
    <w:rsid w:val="005A3EC7"/>
    <w:rsid w:val="005A57CD"/>
    <w:rsid w:val="005A5CCC"/>
    <w:rsid w:val="005A7CA5"/>
    <w:rsid w:val="005B25A7"/>
    <w:rsid w:val="005C08BB"/>
    <w:rsid w:val="005C3F84"/>
    <w:rsid w:val="005C7A39"/>
    <w:rsid w:val="005D44E3"/>
    <w:rsid w:val="005D48DA"/>
    <w:rsid w:val="005D507D"/>
    <w:rsid w:val="005D5A12"/>
    <w:rsid w:val="005E5BF2"/>
    <w:rsid w:val="005E7C88"/>
    <w:rsid w:val="005F03DE"/>
    <w:rsid w:val="005F0E43"/>
    <w:rsid w:val="005F1F18"/>
    <w:rsid w:val="005F3D47"/>
    <w:rsid w:val="005F48EF"/>
    <w:rsid w:val="005F709D"/>
    <w:rsid w:val="00601CAF"/>
    <w:rsid w:val="0060471B"/>
    <w:rsid w:val="0060509D"/>
    <w:rsid w:val="0060754C"/>
    <w:rsid w:val="00613629"/>
    <w:rsid w:val="00613A4A"/>
    <w:rsid w:val="006142CF"/>
    <w:rsid w:val="006149C5"/>
    <w:rsid w:val="00615B12"/>
    <w:rsid w:val="00615E08"/>
    <w:rsid w:val="00616617"/>
    <w:rsid w:val="00622029"/>
    <w:rsid w:val="00622C4D"/>
    <w:rsid w:val="00623556"/>
    <w:rsid w:val="00624392"/>
    <w:rsid w:val="00624E7A"/>
    <w:rsid w:val="00624FA4"/>
    <w:rsid w:val="0062553A"/>
    <w:rsid w:val="00625A0C"/>
    <w:rsid w:val="00626C8A"/>
    <w:rsid w:val="006275D3"/>
    <w:rsid w:val="006306FD"/>
    <w:rsid w:val="00631BC6"/>
    <w:rsid w:val="006326EA"/>
    <w:rsid w:val="00634626"/>
    <w:rsid w:val="00634E9D"/>
    <w:rsid w:val="00634FB3"/>
    <w:rsid w:val="00635C3F"/>
    <w:rsid w:val="0063661C"/>
    <w:rsid w:val="00636AEF"/>
    <w:rsid w:val="006370D2"/>
    <w:rsid w:val="00647FDA"/>
    <w:rsid w:val="0065243D"/>
    <w:rsid w:val="00652636"/>
    <w:rsid w:val="006540A1"/>
    <w:rsid w:val="0065432D"/>
    <w:rsid w:val="00654696"/>
    <w:rsid w:val="00654BD4"/>
    <w:rsid w:val="00657633"/>
    <w:rsid w:val="00660539"/>
    <w:rsid w:val="00663167"/>
    <w:rsid w:val="00663FDF"/>
    <w:rsid w:val="006640CB"/>
    <w:rsid w:val="00664E27"/>
    <w:rsid w:val="00666218"/>
    <w:rsid w:val="00673CA1"/>
    <w:rsid w:val="00674170"/>
    <w:rsid w:val="0067522C"/>
    <w:rsid w:val="00675E69"/>
    <w:rsid w:val="00677344"/>
    <w:rsid w:val="00681FEA"/>
    <w:rsid w:val="006832E7"/>
    <w:rsid w:val="006836EC"/>
    <w:rsid w:val="00684A6E"/>
    <w:rsid w:val="00684B29"/>
    <w:rsid w:val="00685EAB"/>
    <w:rsid w:val="00686649"/>
    <w:rsid w:val="00690A68"/>
    <w:rsid w:val="006947A1"/>
    <w:rsid w:val="00694DFA"/>
    <w:rsid w:val="006A11B1"/>
    <w:rsid w:val="006A4641"/>
    <w:rsid w:val="006A7417"/>
    <w:rsid w:val="006B23B8"/>
    <w:rsid w:val="006B2B5D"/>
    <w:rsid w:val="006B3174"/>
    <w:rsid w:val="006B70F2"/>
    <w:rsid w:val="006B76D8"/>
    <w:rsid w:val="006C0363"/>
    <w:rsid w:val="006C5FF0"/>
    <w:rsid w:val="006C6072"/>
    <w:rsid w:val="006C6D6C"/>
    <w:rsid w:val="006C7903"/>
    <w:rsid w:val="006D2CCF"/>
    <w:rsid w:val="006D38BF"/>
    <w:rsid w:val="006D5DBC"/>
    <w:rsid w:val="006E07FF"/>
    <w:rsid w:val="006E1EBC"/>
    <w:rsid w:val="006E2447"/>
    <w:rsid w:val="006E2BAE"/>
    <w:rsid w:val="006E48F9"/>
    <w:rsid w:val="006E49FF"/>
    <w:rsid w:val="006E525C"/>
    <w:rsid w:val="006E7A65"/>
    <w:rsid w:val="006F0573"/>
    <w:rsid w:val="006F4A09"/>
    <w:rsid w:val="006F4A30"/>
    <w:rsid w:val="006F760C"/>
    <w:rsid w:val="0070726F"/>
    <w:rsid w:val="00707D00"/>
    <w:rsid w:val="007112E5"/>
    <w:rsid w:val="007129B8"/>
    <w:rsid w:val="00714DA5"/>
    <w:rsid w:val="00716AD3"/>
    <w:rsid w:val="00720B25"/>
    <w:rsid w:val="00720B30"/>
    <w:rsid w:val="00721C80"/>
    <w:rsid w:val="00722244"/>
    <w:rsid w:val="0072509A"/>
    <w:rsid w:val="0072739E"/>
    <w:rsid w:val="0073135D"/>
    <w:rsid w:val="00731A1E"/>
    <w:rsid w:val="00734378"/>
    <w:rsid w:val="00734E4E"/>
    <w:rsid w:val="00737816"/>
    <w:rsid w:val="00737FD4"/>
    <w:rsid w:val="00743104"/>
    <w:rsid w:val="007440F7"/>
    <w:rsid w:val="00744997"/>
    <w:rsid w:val="00745388"/>
    <w:rsid w:val="0074734B"/>
    <w:rsid w:val="00752C8D"/>
    <w:rsid w:val="00754509"/>
    <w:rsid w:val="00756A98"/>
    <w:rsid w:val="00757D49"/>
    <w:rsid w:val="00763D26"/>
    <w:rsid w:val="00766331"/>
    <w:rsid w:val="00766D13"/>
    <w:rsid w:val="00771DEE"/>
    <w:rsid w:val="007748CC"/>
    <w:rsid w:val="00774F46"/>
    <w:rsid w:val="00774F5E"/>
    <w:rsid w:val="00777222"/>
    <w:rsid w:val="007836C1"/>
    <w:rsid w:val="00784051"/>
    <w:rsid w:val="007850E7"/>
    <w:rsid w:val="0078718A"/>
    <w:rsid w:val="007915B9"/>
    <w:rsid w:val="0079573F"/>
    <w:rsid w:val="0079593B"/>
    <w:rsid w:val="00795C05"/>
    <w:rsid w:val="00797608"/>
    <w:rsid w:val="007976B4"/>
    <w:rsid w:val="007A1DD9"/>
    <w:rsid w:val="007A3BF7"/>
    <w:rsid w:val="007A4A28"/>
    <w:rsid w:val="007A69BE"/>
    <w:rsid w:val="007A7AF1"/>
    <w:rsid w:val="007B0D2A"/>
    <w:rsid w:val="007B1F8C"/>
    <w:rsid w:val="007C117D"/>
    <w:rsid w:val="007C2775"/>
    <w:rsid w:val="007C3AC6"/>
    <w:rsid w:val="007C4EA4"/>
    <w:rsid w:val="007C50AC"/>
    <w:rsid w:val="007C7029"/>
    <w:rsid w:val="007C7283"/>
    <w:rsid w:val="007D2104"/>
    <w:rsid w:val="007D495D"/>
    <w:rsid w:val="007D4A4C"/>
    <w:rsid w:val="007D5BFB"/>
    <w:rsid w:val="007D7881"/>
    <w:rsid w:val="007E19FD"/>
    <w:rsid w:val="007E44C2"/>
    <w:rsid w:val="007E4C15"/>
    <w:rsid w:val="007E5116"/>
    <w:rsid w:val="007F0ABD"/>
    <w:rsid w:val="007F1C39"/>
    <w:rsid w:val="007F3FCB"/>
    <w:rsid w:val="007F4545"/>
    <w:rsid w:val="007F4F60"/>
    <w:rsid w:val="007F6E0F"/>
    <w:rsid w:val="00801102"/>
    <w:rsid w:val="00801752"/>
    <w:rsid w:val="008031C1"/>
    <w:rsid w:val="008044DE"/>
    <w:rsid w:val="00806AF4"/>
    <w:rsid w:val="00807300"/>
    <w:rsid w:val="008101E6"/>
    <w:rsid w:val="0081172E"/>
    <w:rsid w:val="008139B1"/>
    <w:rsid w:val="00816BE8"/>
    <w:rsid w:val="00817145"/>
    <w:rsid w:val="00823445"/>
    <w:rsid w:val="00823D10"/>
    <w:rsid w:val="008243B9"/>
    <w:rsid w:val="00825039"/>
    <w:rsid w:val="008261E8"/>
    <w:rsid w:val="0083104C"/>
    <w:rsid w:val="00831EBC"/>
    <w:rsid w:val="0083509F"/>
    <w:rsid w:val="00835555"/>
    <w:rsid w:val="00837456"/>
    <w:rsid w:val="00837A9E"/>
    <w:rsid w:val="00840C70"/>
    <w:rsid w:val="008459BA"/>
    <w:rsid w:val="00847D6A"/>
    <w:rsid w:val="00850E5D"/>
    <w:rsid w:val="00851B46"/>
    <w:rsid w:val="008544A1"/>
    <w:rsid w:val="00855EB6"/>
    <w:rsid w:val="008565F2"/>
    <w:rsid w:val="00856E57"/>
    <w:rsid w:val="00860914"/>
    <w:rsid w:val="008631B1"/>
    <w:rsid w:val="00866B6C"/>
    <w:rsid w:val="00866E62"/>
    <w:rsid w:val="00866F03"/>
    <w:rsid w:val="00871A60"/>
    <w:rsid w:val="00873CE2"/>
    <w:rsid w:val="00873D65"/>
    <w:rsid w:val="0087414A"/>
    <w:rsid w:val="0087459E"/>
    <w:rsid w:val="008745CB"/>
    <w:rsid w:val="00874E44"/>
    <w:rsid w:val="008761B3"/>
    <w:rsid w:val="00876710"/>
    <w:rsid w:val="0088295F"/>
    <w:rsid w:val="00882B91"/>
    <w:rsid w:val="00882F70"/>
    <w:rsid w:val="00884D59"/>
    <w:rsid w:val="00886526"/>
    <w:rsid w:val="00886A2E"/>
    <w:rsid w:val="0089025B"/>
    <w:rsid w:val="008902E2"/>
    <w:rsid w:val="00891BBE"/>
    <w:rsid w:val="008935A1"/>
    <w:rsid w:val="00897E63"/>
    <w:rsid w:val="008A0179"/>
    <w:rsid w:val="008A265D"/>
    <w:rsid w:val="008A3794"/>
    <w:rsid w:val="008A4650"/>
    <w:rsid w:val="008A6857"/>
    <w:rsid w:val="008B0CAC"/>
    <w:rsid w:val="008B21DD"/>
    <w:rsid w:val="008B5720"/>
    <w:rsid w:val="008B5EB6"/>
    <w:rsid w:val="008C0748"/>
    <w:rsid w:val="008C1A4B"/>
    <w:rsid w:val="008C3B4C"/>
    <w:rsid w:val="008C4270"/>
    <w:rsid w:val="008D00D1"/>
    <w:rsid w:val="008D1CE5"/>
    <w:rsid w:val="008E048E"/>
    <w:rsid w:val="008E0F9F"/>
    <w:rsid w:val="008E1154"/>
    <w:rsid w:val="008E13D8"/>
    <w:rsid w:val="008E2BDF"/>
    <w:rsid w:val="008F007F"/>
    <w:rsid w:val="008F084F"/>
    <w:rsid w:val="008F21E1"/>
    <w:rsid w:val="008F6478"/>
    <w:rsid w:val="008F7066"/>
    <w:rsid w:val="008F72F3"/>
    <w:rsid w:val="008F7F39"/>
    <w:rsid w:val="009001EC"/>
    <w:rsid w:val="00900589"/>
    <w:rsid w:val="00906484"/>
    <w:rsid w:val="00907AF9"/>
    <w:rsid w:val="00910EB1"/>
    <w:rsid w:val="009126B0"/>
    <w:rsid w:val="00913F22"/>
    <w:rsid w:val="00914ABF"/>
    <w:rsid w:val="009168B4"/>
    <w:rsid w:val="00916A80"/>
    <w:rsid w:val="00925680"/>
    <w:rsid w:val="009277CF"/>
    <w:rsid w:val="00932B82"/>
    <w:rsid w:val="009345EE"/>
    <w:rsid w:val="009368EE"/>
    <w:rsid w:val="00936D0A"/>
    <w:rsid w:val="00941D24"/>
    <w:rsid w:val="00942E8B"/>
    <w:rsid w:val="00942EEC"/>
    <w:rsid w:val="00943EA2"/>
    <w:rsid w:val="00944C7C"/>
    <w:rsid w:val="0094771D"/>
    <w:rsid w:val="009509F4"/>
    <w:rsid w:val="00951D60"/>
    <w:rsid w:val="00953F3B"/>
    <w:rsid w:val="00954F66"/>
    <w:rsid w:val="0095588D"/>
    <w:rsid w:val="00955EF8"/>
    <w:rsid w:val="00960FA7"/>
    <w:rsid w:val="009663B1"/>
    <w:rsid w:val="009667F2"/>
    <w:rsid w:val="00966E87"/>
    <w:rsid w:val="00967F25"/>
    <w:rsid w:val="009759B4"/>
    <w:rsid w:val="009808D0"/>
    <w:rsid w:val="00983B8A"/>
    <w:rsid w:val="00985FB9"/>
    <w:rsid w:val="00991176"/>
    <w:rsid w:val="00992B0B"/>
    <w:rsid w:val="0099587E"/>
    <w:rsid w:val="00997725"/>
    <w:rsid w:val="009A407F"/>
    <w:rsid w:val="009A4435"/>
    <w:rsid w:val="009B3F58"/>
    <w:rsid w:val="009C0ECC"/>
    <w:rsid w:val="009C1BF8"/>
    <w:rsid w:val="009C2FC8"/>
    <w:rsid w:val="009C3E41"/>
    <w:rsid w:val="009C4328"/>
    <w:rsid w:val="009C4D00"/>
    <w:rsid w:val="009C60B9"/>
    <w:rsid w:val="009C736D"/>
    <w:rsid w:val="009D428F"/>
    <w:rsid w:val="009E114C"/>
    <w:rsid w:val="009E1FD5"/>
    <w:rsid w:val="009E28D4"/>
    <w:rsid w:val="009E4916"/>
    <w:rsid w:val="009E4AE1"/>
    <w:rsid w:val="009E4CA5"/>
    <w:rsid w:val="009E5243"/>
    <w:rsid w:val="009E5A8E"/>
    <w:rsid w:val="009E7F3D"/>
    <w:rsid w:val="009F08F6"/>
    <w:rsid w:val="009F2EFD"/>
    <w:rsid w:val="009F2FE4"/>
    <w:rsid w:val="009F3AF5"/>
    <w:rsid w:val="009F4C16"/>
    <w:rsid w:val="009F621F"/>
    <w:rsid w:val="009F6531"/>
    <w:rsid w:val="009F771E"/>
    <w:rsid w:val="00A01474"/>
    <w:rsid w:val="00A031B1"/>
    <w:rsid w:val="00A05B7D"/>
    <w:rsid w:val="00A06A9B"/>
    <w:rsid w:val="00A0739A"/>
    <w:rsid w:val="00A11302"/>
    <w:rsid w:val="00A12538"/>
    <w:rsid w:val="00A12F34"/>
    <w:rsid w:val="00A13AFC"/>
    <w:rsid w:val="00A157E6"/>
    <w:rsid w:val="00A16B82"/>
    <w:rsid w:val="00A21BDD"/>
    <w:rsid w:val="00A24BF2"/>
    <w:rsid w:val="00A27829"/>
    <w:rsid w:val="00A27E43"/>
    <w:rsid w:val="00A305C4"/>
    <w:rsid w:val="00A326A8"/>
    <w:rsid w:val="00A33A7E"/>
    <w:rsid w:val="00A34C2E"/>
    <w:rsid w:val="00A35FB3"/>
    <w:rsid w:val="00A36C15"/>
    <w:rsid w:val="00A37A07"/>
    <w:rsid w:val="00A4026E"/>
    <w:rsid w:val="00A410EB"/>
    <w:rsid w:val="00A413BD"/>
    <w:rsid w:val="00A41E44"/>
    <w:rsid w:val="00A4524B"/>
    <w:rsid w:val="00A45CFE"/>
    <w:rsid w:val="00A4622B"/>
    <w:rsid w:val="00A50A0D"/>
    <w:rsid w:val="00A50AFF"/>
    <w:rsid w:val="00A5754C"/>
    <w:rsid w:val="00A57871"/>
    <w:rsid w:val="00A57EF2"/>
    <w:rsid w:val="00A61C4D"/>
    <w:rsid w:val="00A632D5"/>
    <w:rsid w:val="00A6379E"/>
    <w:rsid w:val="00A63DA4"/>
    <w:rsid w:val="00A6418A"/>
    <w:rsid w:val="00A6713E"/>
    <w:rsid w:val="00A71B9B"/>
    <w:rsid w:val="00A755F6"/>
    <w:rsid w:val="00A75E20"/>
    <w:rsid w:val="00A767D5"/>
    <w:rsid w:val="00A84742"/>
    <w:rsid w:val="00A87E14"/>
    <w:rsid w:val="00A911F8"/>
    <w:rsid w:val="00A9285C"/>
    <w:rsid w:val="00A92F25"/>
    <w:rsid w:val="00A93B59"/>
    <w:rsid w:val="00A95038"/>
    <w:rsid w:val="00A971E8"/>
    <w:rsid w:val="00A97A72"/>
    <w:rsid w:val="00AA0159"/>
    <w:rsid w:val="00AA0208"/>
    <w:rsid w:val="00AB089D"/>
    <w:rsid w:val="00AB54D8"/>
    <w:rsid w:val="00AB64DE"/>
    <w:rsid w:val="00AC0237"/>
    <w:rsid w:val="00AC0D4A"/>
    <w:rsid w:val="00AC1287"/>
    <w:rsid w:val="00AC2E4F"/>
    <w:rsid w:val="00AC5946"/>
    <w:rsid w:val="00AC59F1"/>
    <w:rsid w:val="00AC5AC1"/>
    <w:rsid w:val="00AC5C0D"/>
    <w:rsid w:val="00AC5EAF"/>
    <w:rsid w:val="00AC6E3F"/>
    <w:rsid w:val="00AD1961"/>
    <w:rsid w:val="00AD3A32"/>
    <w:rsid w:val="00AD3FD1"/>
    <w:rsid w:val="00AD5BD9"/>
    <w:rsid w:val="00AD5D2E"/>
    <w:rsid w:val="00AD7601"/>
    <w:rsid w:val="00AD7DC2"/>
    <w:rsid w:val="00AE00E1"/>
    <w:rsid w:val="00AE1001"/>
    <w:rsid w:val="00AE130B"/>
    <w:rsid w:val="00AE130E"/>
    <w:rsid w:val="00AE72F7"/>
    <w:rsid w:val="00AE76C2"/>
    <w:rsid w:val="00AF071F"/>
    <w:rsid w:val="00AF0919"/>
    <w:rsid w:val="00AF1653"/>
    <w:rsid w:val="00AF4709"/>
    <w:rsid w:val="00AF5024"/>
    <w:rsid w:val="00AF5E7C"/>
    <w:rsid w:val="00B00586"/>
    <w:rsid w:val="00B02711"/>
    <w:rsid w:val="00B028D8"/>
    <w:rsid w:val="00B02F38"/>
    <w:rsid w:val="00B03E06"/>
    <w:rsid w:val="00B0579D"/>
    <w:rsid w:val="00B064F0"/>
    <w:rsid w:val="00B071D8"/>
    <w:rsid w:val="00B0733C"/>
    <w:rsid w:val="00B1222C"/>
    <w:rsid w:val="00B12366"/>
    <w:rsid w:val="00B14CDC"/>
    <w:rsid w:val="00B14FBE"/>
    <w:rsid w:val="00B155D4"/>
    <w:rsid w:val="00B15BCB"/>
    <w:rsid w:val="00B16846"/>
    <w:rsid w:val="00B16C51"/>
    <w:rsid w:val="00B17DA4"/>
    <w:rsid w:val="00B21425"/>
    <w:rsid w:val="00B22CEC"/>
    <w:rsid w:val="00B30235"/>
    <w:rsid w:val="00B34455"/>
    <w:rsid w:val="00B35339"/>
    <w:rsid w:val="00B40BCD"/>
    <w:rsid w:val="00B441C8"/>
    <w:rsid w:val="00B45A4F"/>
    <w:rsid w:val="00B536D0"/>
    <w:rsid w:val="00B54C00"/>
    <w:rsid w:val="00B55C94"/>
    <w:rsid w:val="00B56439"/>
    <w:rsid w:val="00B56E98"/>
    <w:rsid w:val="00B577BE"/>
    <w:rsid w:val="00B62C12"/>
    <w:rsid w:val="00B71C1E"/>
    <w:rsid w:val="00B73D7E"/>
    <w:rsid w:val="00B7789A"/>
    <w:rsid w:val="00B80003"/>
    <w:rsid w:val="00B8063D"/>
    <w:rsid w:val="00B811C2"/>
    <w:rsid w:val="00B850B6"/>
    <w:rsid w:val="00B856F7"/>
    <w:rsid w:val="00B8664F"/>
    <w:rsid w:val="00B904AF"/>
    <w:rsid w:val="00B92F64"/>
    <w:rsid w:val="00B9355E"/>
    <w:rsid w:val="00B939A2"/>
    <w:rsid w:val="00B96C3B"/>
    <w:rsid w:val="00BA2D72"/>
    <w:rsid w:val="00BA2FA2"/>
    <w:rsid w:val="00BA4272"/>
    <w:rsid w:val="00BA5020"/>
    <w:rsid w:val="00BA579C"/>
    <w:rsid w:val="00BA5FC8"/>
    <w:rsid w:val="00BB01B4"/>
    <w:rsid w:val="00BB050E"/>
    <w:rsid w:val="00BB20CC"/>
    <w:rsid w:val="00BB2CE0"/>
    <w:rsid w:val="00BB2F64"/>
    <w:rsid w:val="00BB39AB"/>
    <w:rsid w:val="00BB5534"/>
    <w:rsid w:val="00BB68D7"/>
    <w:rsid w:val="00BB6D11"/>
    <w:rsid w:val="00BC1104"/>
    <w:rsid w:val="00BC1BB5"/>
    <w:rsid w:val="00BC23F0"/>
    <w:rsid w:val="00BC561C"/>
    <w:rsid w:val="00BC5EDC"/>
    <w:rsid w:val="00BD06F5"/>
    <w:rsid w:val="00BD1B19"/>
    <w:rsid w:val="00BD5995"/>
    <w:rsid w:val="00BE1105"/>
    <w:rsid w:val="00BE164C"/>
    <w:rsid w:val="00BE1B47"/>
    <w:rsid w:val="00BE1E60"/>
    <w:rsid w:val="00BE29FD"/>
    <w:rsid w:val="00BE2CCD"/>
    <w:rsid w:val="00BE76E6"/>
    <w:rsid w:val="00BE7858"/>
    <w:rsid w:val="00BF186B"/>
    <w:rsid w:val="00BF1AC0"/>
    <w:rsid w:val="00BF27D6"/>
    <w:rsid w:val="00BF2B19"/>
    <w:rsid w:val="00BF4D90"/>
    <w:rsid w:val="00C04202"/>
    <w:rsid w:val="00C054D7"/>
    <w:rsid w:val="00C07D5F"/>
    <w:rsid w:val="00C123CC"/>
    <w:rsid w:val="00C13060"/>
    <w:rsid w:val="00C15202"/>
    <w:rsid w:val="00C15A54"/>
    <w:rsid w:val="00C15BAE"/>
    <w:rsid w:val="00C15FE5"/>
    <w:rsid w:val="00C1603B"/>
    <w:rsid w:val="00C20642"/>
    <w:rsid w:val="00C244B7"/>
    <w:rsid w:val="00C24A0B"/>
    <w:rsid w:val="00C24AAC"/>
    <w:rsid w:val="00C25104"/>
    <w:rsid w:val="00C25984"/>
    <w:rsid w:val="00C26778"/>
    <w:rsid w:val="00C3010C"/>
    <w:rsid w:val="00C3092B"/>
    <w:rsid w:val="00C33106"/>
    <w:rsid w:val="00C34641"/>
    <w:rsid w:val="00C351EC"/>
    <w:rsid w:val="00C3594F"/>
    <w:rsid w:val="00C37675"/>
    <w:rsid w:val="00C40761"/>
    <w:rsid w:val="00C40DC1"/>
    <w:rsid w:val="00C44902"/>
    <w:rsid w:val="00C45D9B"/>
    <w:rsid w:val="00C50478"/>
    <w:rsid w:val="00C51C0D"/>
    <w:rsid w:val="00C51E8A"/>
    <w:rsid w:val="00C52C40"/>
    <w:rsid w:val="00C55589"/>
    <w:rsid w:val="00C55746"/>
    <w:rsid w:val="00C5753D"/>
    <w:rsid w:val="00C60882"/>
    <w:rsid w:val="00C61D11"/>
    <w:rsid w:val="00C62803"/>
    <w:rsid w:val="00C64071"/>
    <w:rsid w:val="00C644F2"/>
    <w:rsid w:val="00C65D32"/>
    <w:rsid w:val="00C670D0"/>
    <w:rsid w:val="00C677D4"/>
    <w:rsid w:val="00C7249A"/>
    <w:rsid w:val="00C72634"/>
    <w:rsid w:val="00C7458A"/>
    <w:rsid w:val="00C77414"/>
    <w:rsid w:val="00C8066F"/>
    <w:rsid w:val="00C817B8"/>
    <w:rsid w:val="00C81C32"/>
    <w:rsid w:val="00C857C1"/>
    <w:rsid w:val="00C85AF3"/>
    <w:rsid w:val="00C87755"/>
    <w:rsid w:val="00C90081"/>
    <w:rsid w:val="00C9374E"/>
    <w:rsid w:val="00CA1952"/>
    <w:rsid w:val="00CA456E"/>
    <w:rsid w:val="00CA57F2"/>
    <w:rsid w:val="00CA7461"/>
    <w:rsid w:val="00CB0360"/>
    <w:rsid w:val="00CB1106"/>
    <w:rsid w:val="00CB16A0"/>
    <w:rsid w:val="00CB2380"/>
    <w:rsid w:val="00CB45AD"/>
    <w:rsid w:val="00CB50AB"/>
    <w:rsid w:val="00CB5F8E"/>
    <w:rsid w:val="00CB6D9E"/>
    <w:rsid w:val="00CC0015"/>
    <w:rsid w:val="00CC1126"/>
    <w:rsid w:val="00CD1A73"/>
    <w:rsid w:val="00CD1B37"/>
    <w:rsid w:val="00CD1C13"/>
    <w:rsid w:val="00CD2091"/>
    <w:rsid w:val="00CD2363"/>
    <w:rsid w:val="00CD3D66"/>
    <w:rsid w:val="00CD5193"/>
    <w:rsid w:val="00CD56B3"/>
    <w:rsid w:val="00CD5BC8"/>
    <w:rsid w:val="00CD61B9"/>
    <w:rsid w:val="00CD7334"/>
    <w:rsid w:val="00CD74BB"/>
    <w:rsid w:val="00CD7DD9"/>
    <w:rsid w:val="00CF085A"/>
    <w:rsid w:val="00CF0CE2"/>
    <w:rsid w:val="00CF3ECA"/>
    <w:rsid w:val="00CF4828"/>
    <w:rsid w:val="00CF6F50"/>
    <w:rsid w:val="00D00F87"/>
    <w:rsid w:val="00D05C56"/>
    <w:rsid w:val="00D12859"/>
    <w:rsid w:val="00D12DB5"/>
    <w:rsid w:val="00D20221"/>
    <w:rsid w:val="00D26512"/>
    <w:rsid w:val="00D26A80"/>
    <w:rsid w:val="00D30CE7"/>
    <w:rsid w:val="00D31154"/>
    <w:rsid w:val="00D32E00"/>
    <w:rsid w:val="00D35091"/>
    <w:rsid w:val="00D36A4D"/>
    <w:rsid w:val="00D36D07"/>
    <w:rsid w:val="00D37C83"/>
    <w:rsid w:val="00D41DB7"/>
    <w:rsid w:val="00D43ACA"/>
    <w:rsid w:val="00D44399"/>
    <w:rsid w:val="00D44E69"/>
    <w:rsid w:val="00D45454"/>
    <w:rsid w:val="00D45A5E"/>
    <w:rsid w:val="00D46B65"/>
    <w:rsid w:val="00D475BF"/>
    <w:rsid w:val="00D52342"/>
    <w:rsid w:val="00D53C4E"/>
    <w:rsid w:val="00D54943"/>
    <w:rsid w:val="00D54D48"/>
    <w:rsid w:val="00D54EE0"/>
    <w:rsid w:val="00D551EE"/>
    <w:rsid w:val="00D56935"/>
    <w:rsid w:val="00D60695"/>
    <w:rsid w:val="00D6163C"/>
    <w:rsid w:val="00D6252A"/>
    <w:rsid w:val="00D62D61"/>
    <w:rsid w:val="00D67D42"/>
    <w:rsid w:val="00D73519"/>
    <w:rsid w:val="00D73CED"/>
    <w:rsid w:val="00D769F5"/>
    <w:rsid w:val="00D76AB0"/>
    <w:rsid w:val="00D80A50"/>
    <w:rsid w:val="00D81263"/>
    <w:rsid w:val="00D816B3"/>
    <w:rsid w:val="00D829DD"/>
    <w:rsid w:val="00D84018"/>
    <w:rsid w:val="00D845F1"/>
    <w:rsid w:val="00D851E7"/>
    <w:rsid w:val="00D863EA"/>
    <w:rsid w:val="00D868F4"/>
    <w:rsid w:val="00D94068"/>
    <w:rsid w:val="00D94309"/>
    <w:rsid w:val="00D9639B"/>
    <w:rsid w:val="00D96B3F"/>
    <w:rsid w:val="00D96EDA"/>
    <w:rsid w:val="00D97691"/>
    <w:rsid w:val="00DA05BE"/>
    <w:rsid w:val="00DA1AA9"/>
    <w:rsid w:val="00DA5741"/>
    <w:rsid w:val="00DA6035"/>
    <w:rsid w:val="00DB1961"/>
    <w:rsid w:val="00DB25C3"/>
    <w:rsid w:val="00DB6835"/>
    <w:rsid w:val="00DB6B59"/>
    <w:rsid w:val="00DC1C67"/>
    <w:rsid w:val="00DC3EFA"/>
    <w:rsid w:val="00DC4E19"/>
    <w:rsid w:val="00DC5283"/>
    <w:rsid w:val="00DC5A14"/>
    <w:rsid w:val="00DC6B91"/>
    <w:rsid w:val="00DC74D9"/>
    <w:rsid w:val="00DD1B50"/>
    <w:rsid w:val="00DD4E29"/>
    <w:rsid w:val="00DD4F54"/>
    <w:rsid w:val="00DD6DEF"/>
    <w:rsid w:val="00DD7192"/>
    <w:rsid w:val="00DE1890"/>
    <w:rsid w:val="00DE27D4"/>
    <w:rsid w:val="00DE34C7"/>
    <w:rsid w:val="00DE4144"/>
    <w:rsid w:val="00DE6E90"/>
    <w:rsid w:val="00DF0A71"/>
    <w:rsid w:val="00DF0D0A"/>
    <w:rsid w:val="00DF0D50"/>
    <w:rsid w:val="00DF44CA"/>
    <w:rsid w:val="00DF4982"/>
    <w:rsid w:val="00DF5DCC"/>
    <w:rsid w:val="00DF6375"/>
    <w:rsid w:val="00DF72ED"/>
    <w:rsid w:val="00DF777E"/>
    <w:rsid w:val="00DF7D3C"/>
    <w:rsid w:val="00E031F7"/>
    <w:rsid w:val="00E0449D"/>
    <w:rsid w:val="00E062B8"/>
    <w:rsid w:val="00E10D0E"/>
    <w:rsid w:val="00E114ED"/>
    <w:rsid w:val="00E11C42"/>
    <w:rsid w:val="00E12F90"/>
    <w:rsid w:val="00E15710"/>
    <w:rsid w:val="00E21D0E"/>
    <w:rsid w:val="00E22F9E"/>
    <w:rsid w:val="00E24C69"/>
    <w:rsid w:val="00E24DD2"/>
    <w:rsid w:val="00E25869"/>
    <w:rsid w:val="00E276FC"/>
    <w:rsid w:val="00E27A78"/>
    <w:rsid w:val="00E30D3C"/>
    <w:rsid w:val="00E318B0"/>
    <w:rsid w:val="00E323B0"/>
    <w:rsid w:val="00E32D4A"/>
    <w:rsid w:val="00E34178"/>
    <w:rsid w:val="00E40C34"/>
    <w:rsid w:val="00E40C72"/>
    <w:rsid w:val="00E41EC1"/>
    <w:rsid w:val="00E42D75"/>
    <w:rsid w:val="00E44371"/>
    <w:rsid w:val="00E45153"/>
    <w:rsid w:val="00E47A5C"/>
    <w:rsid w:val="00E47D5D"/>
    <w:rsid w:val="00E51E84"/>
    <w:rsid w:val="00E51FC5"/>
    <w:rsid w:val="00E53CC2"/>
    <w:rsid w:val="00E563DC"/>
    <w:rsid w:val="00E56E8F"/>
    <w:rsid w:val="00E61895"/>
    <w:rsid w:val="00E64311"/>
    <w:rsid w:val="00E64AFD"/>
    <w:rsid w:val="00E658FF"/>
    <w:rsid w:val="00E6681E"/>
    <w:rsid w:val="00E71CDA"/>
    <w:rsid w:val="00E75241"/>
    <w:rsid w:val="00E7649A"/>
    <w:rsid w:val="00E76C88"/>
    <w:rsid w:val="00E82DCB"/>
    <w:rsid w:val="00E83BA0"/>
    <w:rsid w:val="00E8675C"/>
    <w:rsid w:val="00E90D4C"/>
    <w:rsid w:val="00E91B14"/>
    <w:rsid w:val="00E9643A"/>
    <w:rsid w:val="00E977E1"/>
    <w:rsid w:val="00EA2659"/>
    <w:rsid w:val="00EA4030"/>
    <w:rsid w:val="00EA7079"/>
    <w:rsid w:val="00EA7086"/>
    <w:rsid w:val="00EB20B2"/>
    <w:rsid w:val="00EB2BCE"/>
    <w:rsid w:val="00EB4E41"/>
    <w:rsid w:val="00EB6BC4"/>
    <w:rsid w:val="00EC145D"/>
    <w:rsid w:val="00EC33BA"/>
    <w:rsid w:val="00EC4427"/>
    <w:rsid w:val="00EC51FE"/>
    <w:rsid w:val="00EC6320"/>
    <w:rsid w:val="00EC71F2"/>
    <w:rsid w:val="00ED074F"/>
    <w:rsid w:val="00ED1965"/>
    <w:rsid w:val="00ED389E"/>
    <w:rsid w:val="00ED5DBF"/>
    <w:rsid w:val="00ED7A31"/>
    <w:rsid w:val="00ED7F5E"/>
    <w:rsid w:val="00EE0AC3"/>
    <w:rsid w:val="00EE25F7"/>
    <w:rsid w:val="00EE2FEA"/>
    <w:rsid w:val="00EE324D"/>
    <w:rsid w:val="00EF155B"/>
    <w:rsid w:val="00EF7C8F"/>
    <w:rsid w:val="00F006F2"/>
    <w:rsid w:val="00F01245"/>
    <w:rsid w:val="00F030E1"/>
    <w:rsid w:val="00F049A1"/>
    <w:rsid w:val="00F062E6"/>
    <w:rsid w:val="00F06920"/>
    <w:rsid w:val="00F07631"/>
    <w:rsid w:val="00F1503B"/>
    <w:rsid w:val="00F15C0D"/>
    <w:rsid w:val="00F20403"/>
    <w:rsid w:val="00F20736"/>
    <w:rsid w:val="00F20EA1"/>
    <w:rsid w:val="00F21DEF"/>
    <w:rsid w:val="00F22A36"/>
    <w:rsid w:val="00F256EA"/>
    <w:rsid w:val="00F2639C"/>
    <w:rsid w:val="00F26BE6"/>
    <w:rsid w:val="00F35250"/>
    <w:rsid w:val="00F37B29"/>
    <w:rsid w:val="00F420C1"/>
    <w:rsid w:val="00F4508D"/>
    <w:rsid w:val="00F46545"/>
    <w:rsid w:val="00F472EE"/>
    <w:rsid w:val="00F50161"/>
    <w:rsid w:val="00F51290"/>
    <w:rsid w:val="00F51E99"/>
    <w:rsid w:val="00F53531"/>
    <w:rsid w:val="00F536FD"/>
    <w:rsid w:val="00F54215"/>
    <w:rsid w:val="00F5613C"/>
    <w:rsid w:val="00F5799E"/>
    <w:rsid w:val="00F634BA"/>
    <w:rsid w:val="00F637AB"/>
    <w:rsid w:val="00F67D53"/>
    <w:rsid w:val="00F70E9E"/>
    <w:rsid w:val="00F715BD"/>
    <w:rsid w:val="00F767C0"/>
    <w:rsid w:val="00F818EA"/>
    <w:rsid w:val="00F8423A"/>
    <w:rsid w:val="00F86A43"/>
    <w:rsid w:val="00F949E3"/>
    <w:rsid w:val="00F96CD8"/>
    <w:rsid w:val="00FA0A49"/>
    <w:rsid w:val="00FA0F67"/>
    <w:rsid w:val="00FA12DF"/>
    <w:rsid w:val="00FA179B"/>
    <w:rsid w:val="00FA1BDB"/>
    <w:rsid w:val="00FA5278"/>
    <w:rsid w:val="00FB0368"/>
    <w:rsid w:val="00FB0514"/>
    <w:rsid w:val="00FB3F31"/>
    <w:rsid w:val="00FB3FAE"/>
    <w:rsid w:val="00FB42E1"/>
    <w:rsid w:val="00FB4E7A"/>
    <w:rsid w:val="00FB512E"/>
    <w:rsid w:val="00FB7560"/>
    <w:rsid w:val="00FC1631"/>
    <w:rsid w:val="00FC313A"/>
    <w:rsid w:val="00FC341C"/>
    <w:rsid w:val="00FC47BF"/>
    <w:rsid w:val="00FC4A16"/>
    <w:rsid w:val="00FC66A7"/>
    <w:rsid w:val="00FC7837"/>
    <w:rsid w:val="00FC7E22"/>
    <w:rsid w:val="00FD1DDA"/>
    <w:rsid w:val="00FD4A9F"/>
    <w:rsid w:val="00FD5722"/>
    <w:rsid w:val="00FD79CC"/>
    <w:rsid w:val="00FD7EFD"/>
    <w:rsid w:val="00FE08E9"/>
    <w:rsid w:val="00FE18DF"/>
    <w:rsid w:val="00FE211B"/>
    <w:rsid w:val="00FE27A2"/>
    <w:rsid w:val="00FE285B"/>
    <w:rsid w:val="00FE7FB8"/>
    <w:rsid w:val="00FF0B4C"/>
    <w:rsid w:val="00FF3C50"/>
    <w:rsid w:val="00FF60D8"/>
    <w:rsid w:val="00FF614E"/>
    <w:rsid w:val="00F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28357"/>
  <w15:chartTrackingRefBased/>
  <w15:docId w15:val="{93A5AE53-B22D-4FE7-B932-7FB63A44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BAE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8FC"/>
    <w:pPr>
      <w:keepNext/>
      <w:keepLines/>
      <w:numPr>
        <w:numId w:val="9"/>
      </w:numPr>
      <w:spacing w:before="240" w:after="120" w:line="360" w:lineRule="auto"/>
      <w:ind w:left="2340"/>
      <w:jc w:val="center"/>
      <w:outlineLvl w:val="0"/>
    </w:pPr>
    <w:rPr>
      <w:rFonts w:eastAsiaTheme="majorEastAsia" w:cs="Times New Roman (Headings CS)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FAE"/>
    <w:pPr>
      <w:keepNext/>
      <w:keepLines/>
      <w:numPr>
        <w:ilvl w:val="1"/>
        <w:numId w:val="9"/>
      </w:numPr>
      <w:spacing w:before="200" w:after="120" w:line="360" w:lineRule="auto"/>
      <w:outlineLvl w:val="1"/>
    </w:pPr>
    <w:rPr>
      <w:rFonts w:eastAsiaTheme="majorEastAsia" w:cs="Times New Roman (Headings CS)"/>
      <w:b/>
      <w:color w:val="000000" w:themeColor="text1"/>
      <w:kern w:val="2"/>
      <w:sz w:val="2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FAE"/>
    <w:pPr>
      <w:keepNext/>
      <w:keepLines/>
      <w:numPr>
        <w:ilvl w:val="2"/>
        <w:numId w:val="9"/>
      </w:numPr>
      <w:spacing w:before="160" w:after="80" w:line="360" w:lineRule="auto"/>
      <w:outlineLvl w:val="2"/>
    </w:pPr>
    <w:rPr>
      <w:rFonts w:eastAsiaTheme="majorEastAsia" w:cs="Times New Roman (Headings CS)"/>
      <w:i/>
      <w:color w:val="000000" w:themeColor="text1"/>
      <w:kern w:val="2"/>
      <w:sz w:val="26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CE0"/>
    <w:pPr>
      <w:keepNext/>
      <w:keepLines/>
      <w:numPr>
        <w:ilvl w:val="2"/>
        <w:numId w:val="11"/>
      </w:numPr>
      <w:spacing w:before="120" w:after="80" w:line="360" w:lineRule="auto"/>
      <w:outlineLvl w:val="3"/>
    </w:pPr>
    <w:rPr>
      <w:rFonts w:eastAsiaTheme="majorEastAsia" w:cstheme="majorBidi"/>
      <w:i/>
      <w:iCs/>
      <w:color w:val="000000" w:themeColor="text1"/>
      <w:kern w:val="2"/>
      <w:sz w:val="26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2CE0"/>
    <w:pPr>
      <w:keepNext/>
      <w:keepLines/>
      <w:spacing w:before="120" w:after="120"/>
      <w:jc w:val="center"/>
      <w:outlineLvl w:val="4"/>
    </w:pPr>
    <w:rPr>
      <w:rFonts w:eastAsiaTheme="majorEastAsia" w:cs="Times New Roman (Headings CS)"/>
      <w:i/>
      <w:color w:val="000000" w:themeColor="text1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B2CE0"/>
    <w:pPr>
      <w:keepNext/>
      <w:keepLines/>
      <w:spacing w:before="120" w:after="120"/>
      <w:jc w:val="center"/>
      <w:outlineLvl w:val="5"/>
    </w:pPr>
    <w:rPr>
      <w:rFonts w:eastAsiaTheme="majorEastAsia" w:cs="Times New Roman (Headings CS)"/>
      <w:i/>
      <w:iCs/>
      <w:color w:val="000000" w:themeColor="text1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AE"/>
    <w:pPr>
      <w:keepNext/>
      <w:keepLines/>
      <w:spacing w:before="40" w:after="120" w:line="36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sz w:val="2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AE"/>
    <w:pPr>
      <w:keepNext/>
      <w:keepLines/>
      <w:spacing w:before="120" w:after="12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6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AE"/>
    <w:pPr>
      <w:keepNext/>
      <w:keepLines/>
      <w:spacing w:before="120" w:after="120" w:line="36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sz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FC"/>
    <w:rPr>
      <w:rFonts w:ascii="Times New Roman" w:eastAsiaTheme="majorEastAsia" w:hAnsi="Times New Roman" w:cs="Times New Roman (Headings CS)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FAE"/>
    <w:rPr>
      <w:rFonts w:ascii="Times New Roman" w:eastAsiaTheme="majorEastAsia" w:hAnsi="Times New Roman" w:cs="Times New Roman (Headings CS)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FAE"/>
    <w:rPr>
      <w:rFonts w:ascii="Times New Roman" w:eastAsiaTheme="majorEastAsia" w:hAnsi="Times New Roman" w:cs="Times New Roman (Headings CS)"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CE0"/>
    <w:rPr>
      <w:rFonts w:ascii="Times New Roman" w:eastAsiaTheme="majorEastAsia" w:hAnsi="Times New Roman" w:cstheme="majorBidi"/>
      <w:i/>
      <w:iCs/>
      <w:color w:val="000000" w:themeColor="text1"/>
      <w:sz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B2CE0"/>
    <w:rPr>
      <w:rFonts w:ascii="Times New Roman" w:eastAsiaTheme="majorEastAsia" w:hAnsi="Times New Roman" w:cs="Times New Roman (Headings CS)"/>
      <w:i/>
      <w:color w:val="000000" w:themeColor="text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BB2CE0"/>
    <w:rPr>
      <w:rFonts w:ascii="Times New Roman" w:eastAsiaTheme="majorEastAsia" w:hAnsi="Times New Roman" w:cs="Times New Roman (Headings CS)"/>
      <w:i/>
      <w:iCs/>
      <w:color w:val="000000" w:themeColor="text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A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A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B2CE0"/>
    <w:pPr>
      <w:spacing w:before="240" w:after="120" w:line="360" w:lineRule="auto"/>
      <w:contextualSpacing/>
      <w:jc w:val="center"/>
    </w:pPr>
    <w:rPr>
      <w:rFonts w:eastAsiaTheme="majorEastAsia" w:cs="Times New Roman (Headings CS)"/>
      <w:b/>
      <w:spacing w:val="-10"/>
      <w:kern w:val="28"/>
      <w:sz w:val="32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2CE0"/>
    <w:rPr>
      <w:rFonts w:ascii="Times New Roman" w:eastAsiaTheme="majorEastAsia" w:hAnsi="Times New Roman" w:cs="Times New Roman (Headings CS)"/>
      <w:b/>
      <w:spacing w:val="-10"/>
      <w:kern w:val="28"/>
      <w:sz w:val="3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FAE"/>
    <w:pPr>
      <w:numPr>
        <w:ilvl w:val="1"/>
      </w:numPr>
      <w:spacing w:before="120"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3F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B3FAE"/>
    <w:pPr>
      <w:spacing w:before="160" w:after="160" w:line="360" w:lineRule="auto"/>
      <w:jc w:val="center"/>
    </w:pPr>
    <w:rPr>
      <w:rFonts w:eastAsiaTheme="minorHAnsi" w:cs="Times New Roman (Body CS)"/>
      <w:i/>
      <w:iCs/>
      <w:color w:val="404040" w:themeColor="text1" w:themeTint="BF"/>
      <w:kern w:val="2"/>
      <w:sz w:val="2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3FA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B3FAE"/>
    <w:pPr>
      <w:spacing w:before="120" w:after="120" w:line="360" w:lineRule="auto"/>
      <w:ind w:left="720"/>
      <w:contextualSpacing/>
      <w:jc w:val="both"/>
    </w:pPr>
    <w:rPr>
      <w:rFonts w:eastAsiaTheme="minorHAnsi" w:cs="Times New Roman (Body CS)"/>
      <w:kern w:val="2"/>
      <w:sz w:val="26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eastAsiaTheme="minorHAnsi" w:cs="Times New Roman (Body CS)"/>
      <w:i/>
      <w:iCs/>
      <w:color w:val="0F4761" w:themeColor="accent1" w:themeShade="BF"/>
      <w:kern w:val="2"/>
      <w:sz w:val="26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FA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B3F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3FAE"/>
    <w:pPr>
      <w:jc w:val="both"/>
    </w:pPr>
    <w:rPr>
      <w:rFonts w:ascii="Times New Roman" w:hAnsi="Times New Roman" w:cs="Times New Roman (Body CS)"/>
      <w:sz w:val="26"/>
    </w:rPr>
  </w:style>
  <w:style w:type="paragraph" w:styleId="Header">
    <w:name w:val="header"/>
    <w:basedOn w:val="Normal"/>
    <w:link w:val="HeaderChar"/>
    <w:uiPriority w:val="99"/>
    <w:unhideWhenUsed/>
    <w:rsid w:val="00801102"/>
    <w:pPr>
      <w:tabs>
        <w:tab w:val="center" w:pos="4680"/>
        <w:tab w:val="right" w:pos="9360"/>
      </w:tabs>
      <w:jc w:val="both"/>
    </w:pPr>
    <w:rPr>
      <w:rFonts w:eastAsiaTheme="minorHAnsi" w:cs="Times New Roman (Body CS)"/>
      <w:kern w:val="2"/>
      <w:sz w:val="26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01102"/>
    <w:rPr>
      <w:rFonts w:ascii="Times New Roman" w:hAnsi="Times New Roman" w:cs="Times New Roman (Body CS)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01102"/>
    <w:pPr>
      <w:tabs>
        <w:tab w:val="center" w:pos="4680"/>
        <w:tab w:val="right" w:pos="9360"/>
      </w:tabs>
      <w:jc w:val="both"/>
    </w:pPr>
    <w:rPr>
      <w:rFonts w:eastAsiaTheme="minorHAnsi" w:cs="Times New Roman (Body CS)"/>
      <w:kern w:val="2"/>
      <w:sz w:val="26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01102"/>
    <w:rPr>
      <w:rFonts w:ascii="Times New Roman" w:hAnsi="Times New Roman" w:cs="Times New Roman (Body CS)"/>
      <w:sz w:val="26"/>
      <w:lang w:val="en-US"/>
    </w:rPr>
  </w:style>
  <w:style w:type="table" w:styleId="TableGrid">
    <w:name w:val="Table Grid"/>
    <w:basedOn w:val="TableNormal"/>
    <w:uiPriority w:val="39"/>
    <w:rsid w:val="00547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474C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A24BF2"/>
    <w:pPr>
      <w:tabs>
        <w:tab w:val="right" w:leader="dot" w:pos="9395"/>
      </w:tabs>
      <w:spacing w:before="120" w:after="120"/>
    </w:pPr>
    <w:rPr>
      <w:b/>
      <w:bCs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24BF2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24BF2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6951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6951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40DC1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40DC1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40DC1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40DC1"/>
    <w:pPr>
      <w:ind w:left="192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40DC1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2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A2FA2"/>
    <w:pPr>
      <w:spacing w:after="200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CB1106"/>
  </w:style>
  <w:style w:type="character" w:styleId="PageNumber">
    <w:name w:val="page number"/>
    <w:basedOn w:val="DefaultParagraphFont"/>
    <w:uiPriority w:val="99"/>
    <w:semiHidden/>
    <w:unhideWhenUsed/>
    <w:rsid w:val="00D52342"/>
  </w:style>
  <w:style w:type="paragraph" w:styleId="TableofFigures">
    <w:name w:val="table of figures"/>
    <w:basedOn w:val="Normal"/>
    <w:next w:val="Normal"/>
    <w:uiPriority w:val="99"/>
    <w:unhideWhenUsed/>
    <w:rsid w:val="00E24C69"/>
  </w:style>
  <w:style w:type="paragraph" w:styleId="NormalWeb">
    <w:name w:val="Normal (Web)"/>
    <w:basedOn w:val="Normal"/>
    <w:uiPriority w:val="99"/>
    <w:unhideWhenUsed/>
    <w:rsid w:val="00DB6835"/>
    <w:pPr>
      <w:spacing w:before="100" w:beforeAutospacing="1" w:after="100" w:afterAutospacing="1"/>
    </w:pPr>
    <w:rPr>
      <w:rFonts w:eastAsiaTheme="minorEastAsia"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D840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0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Pha16</b:Tag>
    <b:SourceType>InternetSite</b:SourceType>
    <b:Guid>{0BCEDB91-55E3-4C43-BCFB-6A14CB77170D}</b:Guid>
    <b:Title>Sự khác biệt của các design pattern MVC, MVP và MVVM</b:Title>
    <b:Year>2016</b:Year>
    <b:Author>
      <b:Author>
        <b:NameList>
          <b:Person>
            <b:Last>An</b:Last>
            <b:First>Phan</b:First>
            <b:Middle>Huynh Thien</b:Middle>
          </b:Person>
        </b:NameList>
      </b:Author>
    </b:Author>
    <b:ProductionCompany>Viblo Mobile App</b:ProductionCompany>
    <b:Month>6</b:Month>
    <b:Day>12</b:Day>
    <b:YearAccessed>2025</b:YearAccessed>
    <b:MonthAccessed>4</b:MonthAccessed>
    <b:DayAccessed>1</b:DayAccessed>
    <b:URL>https://viblo.asia/p/su-khac-biet-cua-cac-design-pattern-mvc-mvp-va-mvvm-DXOkRzQVkdZ</b:URL>
    <b:RefOrder>1</b:RefOrder>
  </b:Source>
  <b:Source>
    <b:Tag>tha18</b:Tag>
    <b:SourceType>InternetSite</b:SourceType>
    <b:Guid>{A19B933D-F885-4830-A4D8-472B3B1FFCB1}</b:Guid>
    <b:Author>
      <b:Author>
        <b:NameList>
          <b:Person>
            <b:Last>thanh</b:Last>
          </b:Person>
        </b:NameList>
      </b:Author>
    </b:Author>
    <b:Title>Repository Pattern là gì ? Sử dụng Repository Pattern trong Laravel</b:Title>
    <b:ProductionCompany>Viblo</b:ProductionCompany>
    <b:Year>2018</b:Year>
    <b:Month>9</b:Month>
    <b:Day>13</b:Day>
    <b:YearAccessed>2025</b:YearAccessed>
    <b:MonthAccessed>4</b:MonthAccessed>
    <b:DayAccessed>1</b:DayAccessed>
    <b:URL>https://viblo.asia/p/repository-pattern-la-gi-su-dung-repository-pattern-trong-laravel-gDVK2jqwKLj</b:URL>
    <b:RefOrder>2</b:RefOrder>
  </b:Source>
  <b:Source>
    <b:Tag>Thị21</b:Tag>
    <b:SourceType>InternetSite</b:SourceType>
    <b:Guid>{F6E2DF8B-E2FE-41F9-BE89-982576D03E19}</b:Guid>
    <b:Author>
      <b:Author>
        <b:NameList>
          <b:Person>
            <b:Last>Lang</b:Last>
            <b:First>Thịnh</b:First>
          </b:Person>
        </b:NameList>
      </b:Author>
    </b:Author>
    <b:Title>Design pattern: Unit Of Work Pattern</b:Title>
    <b:Year>2021</b:Year>
    <b:Month>12</b:Month>
    <b:Day>17</b:Day>
    <b:YearAccessed>2025</b:YearAccessed>
    <b:MonthAccessed>4</b:MonthAccessed>
    <b:DayAccessed>1</b:DayAccessed>
    <b:URL>https://viblo.asia/p/design-pattern-unit-of-work-pattern-bWrZnozQlxw</b:URL>
    <b:RefOrder>3</b:RefOrder>
  </b:Source>
  <b:Source>
    <b:Tag>Hoà21</b:Tag>
    <b:SourceType>InternetSite</b:SourceType>
    <b:Guid>{907EFFB3-A859-4814-803F-387DEAF29AC3}</b:Guid>
    <b:Author>
      <b:Author>
        <b:NameList>
          <b:Person>
            <b:Last>Đinh</b:Last>
            <b:First>Hoàng</b:First>
          </b:Person>
        </b:NameList>
      </b:Author>
    </b:Author>
    <b:Title>State Design Pattern - Trợ thủ đắc lực của Developers</b:Title>
    <b:Year>2021</b:Year>
    <b:Month>11</b:Month>
    <b:Day>21</b:Day>
    <b:YearAccessed>2025</b:YearAccessed>
    <b:MonthAccessed>4</b:MonthAccessed>
    <b:DayAccessed>1</b:DayAccessed>
    <b:URL>https://viblo.asia/p/state-design-pattern-tro-thu-dac-luc-cua-developers-3P0lPB9PKox</b:URL>
    <b:RefOrder>4</b:RefOrder>
  </b:Source>
  <b:Source>
    <b:Tag>Hoà211</b:Tag>
    <b:SourceType>InternetSite</b:SourceType>
    <b:Guid>{16F1963A-ED38-4ECD-8E8C-63C345A3A944}</b:Guid>
    <b:Author>
      <b:Author>
        <b:NameList>
          <b:Person>
            <b:Last>Đinh</b:Last>
            <b:First>Hoàng</b:First>
          </b:Person>
        </b:NameList>
      </b:Author>
    </b:Author>
    <b:Title>Strategy Design Pattern - Trợ thủ đắc lực của Developers</b:Title>
    <b:Year>2021</b:Year>
    <b:Month>11</b:Month>
    <b:Day>21</b:Day>
    <b:YearAccessed>2025</b:YearAccessed>
    <b:MonthAccessed>4</b:MonthAccessed>
    <b:DayAccessed>1</b:DayAccessed>
    <b:URL>https://viblo.asia/p/strategy-design-pattern-tro-thu-dac-luc-cua-developers-bJzKmdwP59N</b:URL>
    <b:RefOrder>5</b:RefOrder>
  </b:Source>
  <b:Source>
    <b:Tag>Hoà212</b:Tag>
    <b:SourceType>InternetSite</b:SourceType>
    <b:Guid>{F6B5ABA6-0920-45EA-8FAA-8B85ED8617A1}</b:Guid>
    <b:Author>
      <b:Author>
        <b:NameList>
          <b:Person>
            <b:Last>Đinh</b:Last>
            <b:First>Hoàng</b:First>
          </b:Person>
        </b:NameList>
      </b:Author>
    </b:Author>
    <b:Title>Factory Method Design Pattern - Trợ thủ đắc lực của Developers</b:Title>
    <b:Year>2021</b:Year>
    <b:Month>11</b:Month>
    <b:Day>21</b:Day>
    <b:YearAccessed>2025</b:YearAccessed>
    <b:MonthAccessed>4</b:MonthAccessed>
    <b:DayAccessed>1</b:DayAccessed>
    <b:URL>https://viblo.asia/p/factory-method-design-pattern-tro-thu-dac-luc-cua-developers-924lJBLYlPM</b:URL>
    <b:RefOrder>6</b:RefOrder>
  </b:Source>
  <b:Source>
    <b:Tag>Dan16</b:Tag>
    <b:SourceType>InternetSite</b:SourceType>
    <b:Guid>{42EBFD75-DE3B-416C-9509-B5DED55B4A65}</b:Guid>
    <b:Author>
      <b:Author>
        <b:NameList>
          <b:Person>
            <b:Last>Tien</b:Last>
            <b:First>Dang</b:First>
            <b:Middle>Quyet</b:Middle>
          </b:Person>
        </b:NameList>
      </b:Author>
    </b:Author>
    <b:Title>Hiểu biết cơ bản về Decorator pattern</b:Title>
    <b:Year>2016</b:Year>
    <b:Month>1</b:Month>
    <b:Day>28</b:Day>
    <b:YearAccessed>2025</b:YearAccessed>
    <b:MonthAccessed>4</b:MonthAccessed>
    <b:DayAccessed>1</b:DayAccessed>
    <b:URL>https://viblo.asia/p/hieu-biet-co-ban-ve-decorator-pattern-pVYRPjbVG4ng</b:URL>
    <b:RefOrder>7</b:RefOrder>
  </b:Source>
  <b:Source>
    <b:Tag>Hoà22</b:Tag>
    <b:SourceType>InternetSite</b:SourceType>
    <b:Guid>{EB0A5FE8-7CCA-4404-B41B-A97D59C02A3F}</b:Guid>
    <b:Author>
      <b:Author>
        <b:NameList>
          <b:Person>
            <b:Last>Đinh</b:Last>
            <b:First>Hoàng</b:First>
          </b:Person>
        </b:NameList>
      </b:Author>
    </b:Author>
    <b:Title>Observer Design Pattern - Trợ thủ đắc lực của Developers</b:Title>
    <b:Year>2022</b:Year>
    <b:Month>2</b:Month>
    <b:Day>1</b:Day>
    <b:YearAccessed>2025</b:YearAccessed>
    <b:MonthAccessed>4</b:MonthAccessed>
    <b:DayAccessed>1</b:DayAccessed>
    <b:URL>https://viblo.asia/p/observer-design-pattern-tro-thu-dac-luc-cua-developers-gAm5y7WAZdb</b:URL>
    <b:RefOrder>8</b:RefOrder>
  </b:Source>
  <b:Source>
    <b:Tag>Hoà213</b:Tag>
    <b:SourceType>InternetSite</b:SourceType>
    <b:Guid>{F0E0B8C5-ABF2-45EC-9927-FC44E4120AC8}</b:Guid>
    <b:Author>
      <b:Author>
        <b:NameList>
          <b:Person>
            <b:Last>Đinh</b:Last>
            <b:First>Hoàng</b:First>
          </b:Person>
        </b:NameList>
      </b:Author>
    </b:Author>
    <b:Title>Template Method Design Pattern - Trợ thủ đắc lực của Developers</b:Title>
    <b:Year>2021</b:Year>
    <b:Month>11</b:Month>
    <b:Day>21</b:Day>
    <b:YearAccessed>2025</b:YearAccessed>
    <b:MonthAccessed>4</b:MonthAccessed>
    <b:DayAccessed>1</b:DayAccessed>
    <b:URL>https://viblo.asia/p/template-method-design-pattern-tro-thu-dac-luc-cua-developers-Az45bqYLlxY</b:URL>
    <b:RefOrder>9</b:RefOrder>
  </b:Source>
  <b:Source>
    <b:Tag>Hoà214</b:Tag>
    <b:SourceType>InternetSite</b:SourceType>
    <b:Guid>{0761F151-BAA0-42D8-859E-589DF5D5F230}</b:Guid>
    <b:Author>
      <b:Author>
        <b:NameList>
          <b:Person>
            <b:Last>Đinh</b:Last>
            <b:First>Hoàng</b:First>
          </b:Person>
        </b:NameList>
      </b:Author>
    </b:Author>
    <b:Title>Adapter Design Pattern - Trợ thủ đắc lực của Developers</b:Title>
    <b:Year>2021</b:Year>
    <b:Month>11</b:Month>
    <b:Day>21</b:Day>
    <b:YearAccessed>2025</b:YearAccessed>
    <b:MonthAccessed>4</b:MonthAccessed>
    <b:DayAccessed>1</b:DayAccessed>
    <b:URL>https://viblo.asia/p/adapter-design-pattern-tro-thu-dac-luc-cua-developers-Az45bqYQlxY</b:URL>
    <b:RefOrder>10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6DB60CA780534789705797E004D414" ma:contentTypeVersion="10" ma:contentTypeDescription="Create a new document." ma:contentTypeScope="" ma:versionID="f005d3e8dd344bc46f7aad8f75f7235f">
  <xsd:schema xmlns:xsd="http://www.w3.org/2001/XMLSchema" xmlns:xs="http://www.w3.org/2001/XMLSchema" xmlns:p="http://schemas.microsoft.com/office/2006/metadata/properties" xmlns:ns3="9cb4db02-e86e-4ae1-8c6f-65e7f5f249ae" targetNamespace="http://schemas.microsoft.com/office/2006/metadata/properties" ma:root="true" ma:fieldsID="7c114371c6f90bb516c9e10983ed50de" ns3:_="">
    <xsd:import namespace="9cb4db02-e86e-4ae1-8c6f-65e7f5f249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b4db02-e86e-4ae1-8c6f-65e7f5f24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b4db02-e86e-4ae1-8c6f-65e7f5f249ae" xsi:nil="true"/>
  </documentManagement>
</p:properties>
</file>

<file path=customXml/itemProps1.xml><?xml version="1.0" encoding="utf-8"?>
<ds:datastoreItem xmlns:ds="http://schemas.openxmlformats.org/officeDocument/2006/customXml" ds:itemID="{8006B842-3EAF-44F9-8539-F6D507A558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813BE8-751B-4621-A24D-1382990B51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9C9446-027E-4AE0-8319-ACD854BBBC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b4db02-e86e-4ae1-8c6f-65e7f5f249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ABC082-4E50-4146-A297-7A4CD8BBD9E8}">
  <ds:schemaRefs>
    <ds:schemaRef ds:uri="http://schemas.microsoft.com/office/2006/metadata/properties"/>
    <ds:schemaRef ds:uri="http://schemas.microsoft.com/office/infopath/2007/PartnerControls"/>
    <ds:schemaRef ds:uri="9cb4db02-e86e-4ae1-8c6f-65e7f5f249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44</Pages>
  <Words>1949</Words>
  <Characters>11111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13034</CharactersWithSpaces>
  <SharedDoc>false</SharedDoc>
  <HLinks>
    <vt:vector size="846" baseType="variant">
      <vt:variant>
        <vt:i4>1973978</vt:i4>
      </vt:variant>
      <vt:variant>
        <vt:i4>969</vt:i4>
      </vt:variant>
      <vt:variant>
        <vt:i4>0</vt:i4>
      </vt:variant>
      <vt:variant>
        <vt:i4>5</vt:i4>
      </vt:variant>
      <vt:variant>
        <vt:lpwstr/>
      </vt:variant>
      <vt:variant>
        <vt:lpwstr>_Mẫu_Adapter</vt:lpwstr>
      </vt:variant>
      <vt:variant>
        <vt:i4>1646303</vt:i4>
      </vt:variant>
      <vt:variant>
        <vt:i4>966</vt:i4>
      </vt:variant>
      <vt:variant>
        <vt:i4>0</vt:i4>
      </vt:variant>
      <vt:variant>
        <vt:i4>5</vt:i4>
      </vt:variant>
      <vt:variant>
        <vt:lpwstr/>
      </vt:variant>
      <vt:variant>
        <vt:lpwstr>_Mẫu_Template</vt:lpwstr>
      </vt:variant>
      <vt:variant>
        <vt:i4>1253087</vt:i4>
      </vt:variant>
      <vt:variant>
        <vt:i4>963</vt:i4>
      </vt:variant>
      <vt:variant>
        <vt:i4>0</vt:i4>
      </vt:variant>
      <vt:variant>
        <vt:i4>5</vt:i4>
      </vt:variant>
      <vt:variant>
        <vt:lpwstr/>
      </vt:variant>
      <vt:variant>
        <vt:lpwstr>_Mẫu_Obserser</vt:lpwstr>
      </vt:variant>
      <vt:variant>
        <vt:i4>7020207</vt:i4>
      </vt:variant>
      <vt:variant>
        <vt:i4>960</vt:i4>
      </vt:variant>
      <vt:variant>
        <vt:i4>0</vt:i4>
      </vt:variant>
      <vt:variant>
        <vt:i4>5</vt:i4>
      </vt:variant>
      <vt:variant>
        <vt:lpwstr/>
      </vt:variant>
      <vt:variant>
        <vt:lpwstr>_Mẫu_Decorator</vt:lpwstr>
      </vt:variant>
      <vt:variant>
        <vt:i4>8199838</vt:i4>
      </vt:variant>
      <vt:variant>
        <vt:i4>957</vt:i4>
      </vt:variant>
      <vt:variant>
        <vt:i4>0</vt:i4>
      </vt:variant>
      <vt:variant>
        <vt:i4>5</vt:i4>
      </vt:variant>
      <vt:variant>
        <vt:lpwstr/>
      </vt:variant>
      <vt:variant>
        <vt:lpwstr>_Mẫu_Factory_Method</vt:lpwstr>
      </vt:variant>
      <vt:variant>
        <vt:i4>663259</vt:i4>
      </vt:variant>
      <vt:variant>
        <vt:i4>954</vt:i4>
      </vt:variant>
      <vt:variant>
        <vt:i4>0</vt:i4>
      </vt:variant>
      <vt:variant>
        <vt:i4>5</vt:i4>
      </vt:variant>
      <vt:variant>
        <vt:lpwstr/>
      </vt:variant>
      <vt:variant>
        <vt:lpwstr>_Mẫu_Strategy</vt:lpwstr>
      </vt:variant>
      <vt:variant>
        <vt:i4>7282347</vt:i4>
      </vt:variant>
      <vt:variant>
        <vt:i4>951</vt:i4>
      </vt:variant>
      <vt:variant>
        <vt:i4>0</vt:i4>
      </vt:variant>
      <vt:variant>
        <vt:i4>5</vt:i4>
      </vt:variant>
      <vt:variant>
        <vt:lpwstr/>
      </vt:variant>
      <vt:variant>
        <vt:lpwstr>_Mẫu_State</vt:lpwstr>
      </vt:variant>
      <vt:variant>
        <vt:i4>4005598</vt:i4>
      </vt:variant>
      <vt:variant>
        <vt:i4>948</vt:i4>
      </vt:variant>
      <vt:variant>
        <vt:i4>0</vt:i4>
      </vt:variant>
      <vt:variant>
        <vt:i4>5</vt:i4>
      </vt:variant>
      <vt:variant>
        <vt:lpwstr/>
      </vt:variant>
      <vt:variant>
        <vt:lpwstr>_Mẫu_Unit_of</vt:lpwstr>
      </vt:variant>
      <vt:variant>
        <vt:i4>7282343</vt:i4>
      </vt:variant>
      <vt:variant>
        <vt:i4>945</vt:i4>
      </vt:variant>
      <vt:variant>
        <vt:i4>0</vt:i4>
      </vt:variant>
      <vt:variant>
        <vt:i4>5</vt:i4>
      </vt:variant>
      <vt:variant>
        <vt:lpwstr/>
      </vt:variant>
      <vt:variant>
        <vt:lpwstr>_Mẫu_Repository</vt:lpwstr>
      </vt:variant>
      <vt:variant>
        <vt:i4>1449693</vt:i4>
      </vt:variant>
      <vt:variant>
        <vt:i4>942</vt:i4>
      </vt:variant>
      <vt:variant>
        <vt:i4>0</vt:i4>
      </vt:variant>
      <vt:variant>
        <vt:i4>5</vt:i4>
      </vt:variant>
      <vt:variant>
        <vt:lpwstr/>
      </vt:variant>
      <vt:variant>
        <vt:lpwstr>_Mẫu_MVC</vt:lpwstr>
      </vt:variant>
      <vt:variant>
        <vt:i4>1572926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_Toc194432806</vt:lpwstr>
      </vt:variant>
      <vt:variant>
        <vt:i4>1572926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_Toc194432805</vt:lpwstr>
      </vt:variant>
      <vt:variant>
        <vt:i4>1572926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_Toc194432804</vt:lpwstr>
      </vt:variant>
      <vt:variant>
        <vt:i4>1572926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_Toc194432803</vt:lpwstr>
      </vt:variant>
      <vt:variant>
        <vt:i4>1572926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_Toc194432802</vt:lpwstr>
      </vt:variant>
      <vt:variant>
        <vt:i4>1572926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_Toc194432801</vt:lpwstr>
      </vt:variant>
      <vt:variant>
        <vt:i4>1572926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_Toc194432800</vt:lpwstr>
      </vt:variant>
      <vt:variant>
        <vt:i4>1114161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_Toc194432799</vt:lpwstr>
      </vt:variant>
      <vt:variant>
        <vt:i4>1114161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_Toc194432798</vt:lpwstr>
      </vt:variant>
      <vt:variant>
        <vt:i4>1114161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_Toc194432797</vt:lpwstr>
      </vt:variant>
      <vt:variant>
        <vt:i4>1114161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_Toc194432796</vt:lpwstr>
      </vt:variant>
      <vt:variant>
        <vt:i4>1114161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_Toc194432795</vt:lpwstr>
      </vt:variant>
      <vt:variant>
        <vt:i4>1114161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_Toc194432794</vt:lpwstr>
      </vt:variant>
      <vt:variant>
        <vt:i4>1114161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_Toc194432793</vt:lpwstr>
      </vt:variant>
      <vt:variant>
        <vt:i4>1114161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_Toc194432792</vt:lpwstr>
      </vt:variant>
      <vt:variant>
        <vt:i4>1114161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_Toc194432791</vt:lpwstr>
      </vt:variant>
      <vt:variant>
        <vt:i4>1114161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_Toc194432790</vt:lpwstr>
      </vt:variant>
      <vt:variant>
        <vt:i4>1048625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_Toc194432789</vt:lpwstr>
      </vt:variant>
      <vt:variant>
        <vt:i4>1048625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_Toc194432788</vt:lpwstr>
      </vt:variant>
      <vt:variant>
        <vt:i4>1048625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_Toc194432787</vt:lpwstr>
      </vt:variant>
      <vt:variant>
        <vt:i4>1048625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_Toc194432786</vt:lpwstr>
      </vt:variant>
      <vt:variant>
        <vt:i4>1048625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_Toc194432785</vt:lpwstr>
      </vt:variant>
      <vt:variant>
        <vt:i4>1048625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_Toc194432784</vt:lpwstr>
      </vt:variant>
      <vt:variant>
        <vt:i4>1048625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_Toc194432783</vt:lpwstr>
      </vt:variant>
      <vt:variant>
        <vt:i4>1048625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_Toc194432782</vt:lpwstr>
      </vt:variant>
      <vt:variant>
        <vt:i4>1048625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_Toc194432781</vt:lpwstr>
      </vt:variant>
      <vt:variant>
        <vt:i4>1048625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_Toc194432780</vt:lpwstr>
      </vt:variant>
      <vt:variant>
        <vt:i4>2031665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_Toc194432779</vt:lpwstr>
      </vt:variant>
      <vt:variant>
        <vt:i4>2031665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_Toc194432778</vt:lpwstr>
      </vt:variant>
      <vt:variant>
        <vt:i4>1245234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_Toc194430491</vt:lpwstr>
      </vt:variant>
      <vt:variant>
        <vt:i4>1245234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_Toc194430490</vt:lpwstr>
      </vt:variant>
      <vt:variant>
        <vt:i4>1179698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_Toc194430489</vt:lpwstr>
      </vt:variant>
      <vt:variant>
        <vt:i4>1179698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_Toc194430488</vt:lpwstr>
      </vt:variant>
      <vt:variant>
        <vt:i4>1179698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_Toc194430487</vt:lpwstr>
      </vt:variant>
      <vt:variant>
        <vt:i4>1179698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_Toc194430486</vt:lpwstr>
      </vt:variant>
      <vt:variant>
        <vt:i4>1179698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_Toc194430485</vt:lpwstr>
      </vt:variant>
      <vt:variant>
        <vt:i4>1179698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_Toc194430484</vt:lpwstr>
      </vt:variant>
      <vt:variant>
        <vt:i4>1179698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_Toc194430483</vt:lpwstr>
      </vt:variant>
      <vt:variant>
        <vt:i4>1179698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_Toc194430482</vt:lpwstr>
      </vt:variant>
      <vt:variant>
        <vt:i4>1179698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_Toc194430481</vt:lpwstr>
      </vt:variant>
      <vt:variant>
        <vt:i4>1179698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_Toc194430480</vt:lpwstr>
      </vt:variant>
      <vt:variant>
        <vt:i4>1900594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_Toc194430479</vt:lpwstr>
      </vt:variant>
      <vt:variant>
        <vt:i4>1900594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_Toc194430478</vt:lpwstr>
      </vt:variant>
      <vt:variant>
        <vt:i4>1900594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_Toc194430477</vt:lpwstr>
      </vt:variant>
      <vt:variant>
        <vt:i4>1900594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_Toc194430476</vt:lpwstr>
      </vt:variant>
      <vt:variant>
        <vt:i4>1900594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_Toc194430475</vt:lpwstr>
      </vt:variant>
      <vt:variant>
        <vt:i4>1900594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_Toc194430474</vt:lpwstr>
      </vt:variant>
      <vt:variant>
        <vt:i4>1900594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_Toc194430473</vt:lpwstr>
      </vt:variant>
      <vt:variant>
        <vt:i4>1900594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_Toc194430472</vt:lpwstr>
      </vt:variant>
      <vt:variant>
        <vt:i4>1048630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_Toc194439036</vt:lpwstr>
      </vt:variant>
      <vt:variant>
        <vt:i4>1048630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_Toc194439035</vt:lpwstr>
      </vt:variant>
      <vt:variant>
        <vt:i4>1048630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_Toc194439034</vt:lpwstr>
      </vt:variant>
      <vt:variant>
        <vt:i4>1048630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_Toc194439033</vt:lpwstr>
      </vt:variant>
      <vt:variant>
        <vt:i4>1048630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_Toc194439032</vt:lpwstr>
      </vt:variant>
      <vt:variant>
        <vt:i4>1048630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_Toc194439031</vt:lpwstr>
      </vt:variant>
      <vt:variant>
        <vt:i4>1048630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_Toc194439030</vt:lpwstr>
      </vt:variant>
      <vt:variant>
        <vt:i4>1114166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_Toc194439029</vt:lpwstr>
      </vt:variant>
      <vt:variant>
        <vt:i4>1114166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_Toc194439028</vt:lpwstr>
      </vt:variant>
      <vt:variant>
        <vt:i4>1114166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_Toc194439027</vt:lpwstr>
      </vt:variant>
      <vt:variant>
        <vt:i4>1114166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_Toc194439026</vt:lpwstr>
      </vt:variant>
      <vt:variant>
        <vt:i4>1114166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_Toc194439025</vt:lpwstr>
      </vt:variant>
      <vt:variant>
        <vt:i4>1114166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_Toc194439024</vt:lpwstr>
      </vt:variant>
      <vt:variant>
        <vt:i4>1114166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_Toc194439023</vt:lpwstr>
      </vt:variant>
      <vt:variant>
        <vt:i4>1114166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_Toc194439022</vt:lpwstr>
      </vt:variant>
      <vt:variant>
        <vt:i4>1114166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_Toc194439021</vt:lpwstr>
      </vt:variant>
      <vt:variant>
        <vt:i4>1114166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_Toc194439020</vt:lpwstr>
      </vt:variant>
      <vt:variant>
        <vt:i4>1179702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_Toc194439019</vt:lpwstr>
      </vt:variant>
      <vt:variant>
        <vt:i4>1179702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_Toc194439018</vt:lpwstr>
      </vt:variant>
      <vt:variant>
        <vt:i4>1179702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_Toc194439017</vt:lpwstr>
      </vt:variant>
      <vt:variant>
        <vt:i4>1179702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_Toc194439016</vt:lpwstr>
      </vt:variant>
      <vt:variant>
        <vt:i4>1179702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_Toc194439015</vt:lpwstr>
      </vt:variant>
      <vt:variant>
        <vt:i4>1179702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_Toc194439014</vt:lpwstr>
      </vt:variant>
      <vt:variant>
        <vt:i4>1179702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_Toc194439013</vt:lpwstr>
      </vt:variant>
      <vt:variant>
        <vt:i4>1179702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_Toc194439012</vt:lpwstr>
      </vt:variant>
      <vt:variant>
        <vt:i4>1179702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_Toc194439011</vt:lpwstr>
      </vt:variant>
      <vt:variant>
        <vt:i4>1179702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_Toc194439010</vt:lpwstr>
      </vt:variant>
      <vt:variant>
        <vt:i4>1245238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_Toc194439009</vt:lpwstr>
      </vt:variant>
      <vt:variant>
        <vt:i4>1245238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_Toc194439008</vt:lpwstr>
      </vt:variant>
      <vt:variant>
        <vt:i4>1245238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_Toc194439007</vt:lpwstr>
      </vt:variant>
      <vt:variant>
        <vt:i4>1245238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_Toc194439006</vt:lpwstr>
      </vt:variant>
      <vt:variant>
        <vt:i4>1245238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_Toc194439005</vt:lpwstr>
      </vt:variant>
      <vt:variant>
        <vt:i4>1245238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_Toc194439004</vt:lpwstr>
      </vt:variant>
      <vt:variant>
        <vt:i4>1245238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_Toc194439003</vt:lpwstr>
      </vt:variant>
      <vt:variant>
        <vt:i4>1245238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_Toc194439002</vt:lpwstr>
      </vt:variant>
      <vt:variant>
        <vt:i4>1245238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_Toc194439001</vt:lpwstr>
      </vt:variant>
      <vt:variant>
        <vt:i4>1245238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_Toc194439000</vt:lpwstr>
      </vt:variant>
      <vt:variant>
        <vt:i4>1769535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_Toc194438999</vt:lpwstr>
      </vt:variant>
      <vt:variant>
        <vt:i4>1769535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_Toc194438998</vt:lpwstr>
      </vt:variant>
      <vt:variant>
        <vt:i4>1769535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_Toc194438997</vt:lpwstr>
      </vt:variant>
      <vt:variant>
        <vt:i4>1769535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_Toc194438996</vt:lpwstr>
      </vt:variant>
      <vt:variant>
        <vt:i4>1769535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_Toc194438995</vt:lpwstr>
      </vt:variant>
      <vt:variant>
        <vt:i4>1769535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_Toc194438994</vt:lpwstr>
      </vt:variant>
      <vt:variant>
        <vt:i4>1769535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_Toc194438993</vt:lpwstr>
      </vt:variant>
      <vt:variant>
        <vt:i4>1769535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_Toc194438992</vt:lpwstr>
      </vt:variant>
      <vt:variant>
        <vt:i4>1769535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_Toc194438991</vt:lpwstr>
      </vt:variant>
      <vt:variant>
        <vt:i4>1769535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_Toc194438990</vt:lpwstr>
      </vt:variant>
      <vt:variant>
        <vt:i4>1703999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_Toc194438989</vt:lpwstr>
      </vt:variant>
      <vt:variant>
        <vt:i4>1703999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_Toc194438988</vt:lpwstr>
      </vt:variant>
      <vt:variant>
        <vt:i4>1703999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_Toc194438987</vt:lpwstr>
      </vt:variant>
      <vt:variant>
        <vt:i4>1703999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_Toc194438986</vt:lpwstr>
      </vt:variant>
      <vt:variant>
        <vt:i4>1703999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_Toc194438985</vt:lpwstr>
      </vt:variant>
      <vt:variant>
        <vt:i4>1703999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_Toc194438984</vt:lpwstr>
      </vt:variant>
      <vt:variant>
        <vt:i4>1703999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_Toc194438983</vt:lpwstr>
      </vt:variant>
      <vt:variant>
        <vt:i4>1703999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_Toc194438982</vt:lpwstr>
      </vt:variant>
      <vt:variant>
        <vt:i4>1703999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_Toc194438981</vt:lpwstr>
      </vt:variant>
      <vt:variant>
        <vt:i4>1703999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_Toc194438980</vt:lpwstr>
      </vt:variant>
      <vt:variant>
        <vt:i4>1376319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_Toc194438979</vt:lpwstr>
      </vt:variant>
      <vt:variant>
        <vt:i4>1376319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_Toc194438978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_Toc194438977</vt:lpwstr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_Toc194438976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_Toc194438975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_Toc194438974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_Toc194438973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_Toc194438972</vt:lpwstr>
      </vt:variant>
      <vt:variant>
        <vt:i4>1376319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_Toc194438971</vt:lpwstr>
      </vt:variant>
      <vt:variant>
        <vt:i4>1376319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_Toc194438970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_Toc194438969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_Toc194438968</vt:lpwstr>
      </vt:variant>
      <vt:variant>
        <vt:i4>1310783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_Toc194438967</vt:lpwstr>
      </vt:variant>
      <vt:variant>
        <vt:i4>1310783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_Toc194438966</vt:lpwstr>
      </vt:variant>
      <vt:variant>
        <vt:i4>1310783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_Toc194438965</vt:lpwstr>
      </vt:variant>
      <vt:variant>
        <vt:i4>1310783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_Toc194438964</vt:lpwstr>
      </vt:variant>
      <vt:variant>
        <vt:i4>1310783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_Toc194438963</vt:lpwstr>
      </vt:variant>
      <vt:variant>
        <vt:i4>1310783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_Toc194438962</vt:lpwstr>
      </vt:variant>
      <vt:variant>
        <vt:i4>1310783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_Toc194438961</vt:lpwstr>
      </vt:variant>
      <vt:variant>
        <vt:i4>1310783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_Toc194438960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_Toc194438959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_Toc194438958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_Toc194438957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_Toc194438956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_Toc194438955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 Đinh</dc:creator>
  <cp:keywords/>
  <dc:description/>
  <cp:lastModifiedBy>Tấn Thiện Nguyễn</cp:lastModifiedBy>
  <cp:revision>6</cp:revision>
  <cp:lastPrinted>2025-04-02T05:36:00Z</cp:lastPrinted>
  <dcterms:created xsi:type="dcterms:W3CDTF">2026-10-03T09:59:00Z</dcterms:created>
  <dcterms:modified xsi:type="dcterms:W3CDTF">2026-10-03T10:25:00Z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0x010100966DB60CA780534789705797E004D414</vt:lpwstr>
  </property>
</Properties>
</file>